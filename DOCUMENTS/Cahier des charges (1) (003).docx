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3FD" w:rsidRDefault="00FD33FD" w:rsidP="00FD33FD">
      <w:pPr>
        <w:spacing w:line="360" w:lineRule="auto"/>
        <w:ind w:firstLine="709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4F766" wp14:editId="0A23E46B">
                <wp:simplePos x="1724025" y="87630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3600450" cy="1704975"/>
                <wp:effectExtent l="0" t="0" r="0" b="9525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450" cy="17049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163" w:rsidRDefault="00490163" w:rsidP="00FD33FD">
                            <w:pPr>
                              <w:jc w:val="center"/>
                            </w:pPr>
                            <w:r w:rsidRPr="00000B0D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C6F2047" wp14:editId="6E361024">
                                  <wp:extent cx="2714625" cy="1373335"/>
                                  <wp:effectExtent l="0" t="0" r="0" b="0"/>
                                  <wp:docPr id="21" name="Image 21" descr="C:\Users\cyrille1\Desktop\LMT SMS\images\logo commercialbank  couleurs-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cyrille1\Desktop\LMT SMS\images\logo commercialbank  couleurs-0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34424" cy="1383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D4F766" id="Rectangle 3" o:spid="_x0000_s1026" style="position:absolute;left:0;text-align:left;margin-left:0;margin-top:0;width:283.5pt;height:134.2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top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" fillcolor="white [3201]" stroked="f" strokeweight="1pt">
                <v:textbox>
                  <w:txbxContent>
                    <w:p w:rsidR="00490163" w:rsidRDefault="00490163" w:rsidP="00FD33FD">
                      <w:pPr>
                        <w:jc w:val="center"/>
                      </w:pPr>
                      <w:r w:rsidRPr="00000B0D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C6F2047" wp14:editId="6E361024">
                            <wp:extent cx="2714625" cy="1373335"/>
                            <wp:effectExtent l="0" t="0" r="0" b="0"/>
                            <wp:docPr id="21" name="Image 21" descr="C:\Users\cyrille1\Desktop\LMT SMS\images\logo commercialbank  couleurs-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cyrille1\Desktop\LMT SMS\images\logo commercialbank  couleurs-0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34424" cy="1383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Default="00FD33FD" w:rsidP="00FD33FD">
      <w:pPr>
        <w:tabs>
          <w:tab w:val="left" w:pos="4065"/>
        </w:tabs>
        <w:spacing w:line="360" w:lineRule="auto"/>
        <w:ind w:firstLine="709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FE809D" wp14:editId="4798D32A">
                <wp:simplePos x="0" y="0"/>
                <wp:positionH relativeFrom="margin">
                  <wp:posOffset>420586</wp:posOffset>
                </wp:positionH>
                <wp:positionV relativeFrom="margin">
                  <wp:posOffset>2202120</wp:posOffset>
                </wp:positionV>
                <wp:extent cx="5172075" cy="704850"/>
                <wp:effectExtent l="19050" t="19050" r="28575" b="19050"/>
                <wp:wrapSquare wrapText="bothSides"/>
                <wp:docPr id="1" name="Arrondir un rectangle avec un coin diag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704850"/>
                        </a:xfrm>
                        <a:prstGeom prst="round2DiagRect">
                          <a:avLst/>
                        </a:prstGeom>
                        <a:ln w="28575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163" w:rsidRPr="00C516B6" w:rsidRDefault="00490163" w:rsidP="00FD33FD">
                            <w:pPr>
                              <w:jc w:val="center"/>
                              <w:rPr>
                                <w:rFonts w:cs="Tahoma"/>
                                <w:sz w:val="68"/>
                                <w:szCs w:val="68"/>
                              </w:rPr>
                            </w:pPr>
                            <w:r w:rsidRPr="00C516B6">
                              <w:rPr>
                                <w:rFonts w:cs="Tahoma"/>
                                <w:sz w:val="68"/>
                                <w:szCs w:val="68"/>
                              </w:rPr>
                              <w:t>CAHIER DES CHARGES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E809D" id="Arrondir un rectangle avec un coin diagonal 1" o:spid="_x0000_s1027" style="position:absolute;left:0;text-align:left;margin-left:33.1pt;margin-top:173.4pt;width:407.25pt;height:55.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middle" coordsize="5172075,7048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" adj="-11796480,,5400" path="m117477,l5172075,r,l5172075,587373v,64881,-52596,117477,-117477,117477l,704850r,l,117477c,52596,52596,,117477,xe" fillcolor="white [3201]" strokecolor="#bf8f00 [2407]" strokeweight="2.25pt">
                <v:stroke joinstyle="miter"/>
                <v:formulas/>
                <v:path arrowok="t" o:connecttype="custom" o:connectlocs="117477,0;5172075,0;5172075,0;5172075,587373;5054598,704850;0,704850;0,704850;0,117477;117477,0" o:connectangles="0,0,0,0,0,0,0,0,0" textboxrect="0,0,5172075,704850"/>
                <v:textbox>
                  <w:txbxContent>
                    <w:p w:rsidR="00490163" w:rsidRPr="00C516B6" w:rsidRDefault="00490163" w:rsidP="00FD33FD">
                      <w:pPr>
                        <w:jc w:val="center"/>
                        <w:rPr>
                          <w:rFonts w:cs="Tahoma"/>
                          <w:sz w:val="68"/>
                          <w:szCs w:val="68"/>
                        </w:rPr>
                      </w:pPr>
                      <w:r w:rsidRPr="00C516B6">
                        <w:rPr>
                          <w:rFonts w:cs="Tahoma"/>
                          <w:sz w:val="68"/>
                          <w:szCs w:val="68"/>
                        </w:rPr>
                        <w:t>CAHIER DES CHARGES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Pr="00FA37C4" w:rsidRDefault="00C17788" w:rsidP="00FD33FD">
      <w:pPr>
        <w:spacing w:line="360" w:lineRule="auto"/>
        <w:ind w:firstLine="709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CE9BAB7" wp14:editId="3DACCAC2">
                <wp:simplePos x="0" y="0"/>
                <wp:positionH relativeFrom="margin">
                  <wp:posOffset>-347345</wp:posOffset>
                </wp:positionH>
                <wp:positionV relativeFrom="margin">
                  <wp:posOffset>3786505</wp:posOffset>
                </wp:positionV>
                <wp:extent cx="6543675" cy="790575"/>
                <wp:effectExtent l="0" t="0" r="9525" b="9525"/>
                <wp:wrapTight wrapText="bothSides">
                  <wp:wrapPolygon edited="0">
                    <wp:start x="0" y="0"/>
                    <wp:lineTo x="0" y="21340"/>
                    <wp:lineTo x="21569" y="21340"/>
                    <wp:lineTo x="21569" y="0"/>
                    <wp:lineTo x="0" y="0"/>
                  </wp:wrapPolygon>
                </wp:wrapTight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790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163" w:rsidRPr="00500826" w:rsidRDefault="00490163" w:rsidP="00FD33FD">
                            <w:pPr>
                              <w:jc w:val="center"/>
                              <w:rPr>
                                <w:rFonts w:cs="Tahoma"/>
                                <w:color w:val="7030A0"/>
                                <w:sz w:val="36"/>
                                <w:szCs w:val="36"/>
                                <w:lang w:val="fr-CM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9BAB7" id="Rectangle 4" o:spid="_x0000_s1028" style="position:absolute;left:0;text-align:left;margin-left:-27.35pt;margin-top:298.15pt;width:515.25pt;height:62.25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" fillcolor="white [3201]" stroked="f" strokeweight="1pt">
                <v:textbox>
                  <w:txbxContent>
                    <w:p w:rsidR="00490163" w:rsidRPr="00500826" w:rsidRDefault="00490163" w:rsidP="00FD33FD">
                      <w:pPr>
                        <w:jc w:val="center"/>
                        <w:rPr>
                          <w:rFonts w:cs="Tahoma"/>
                          <w:color w:val="7030A0"/>
                          <w:sz w:val="36"/>
                          <w:szCs w:val="36"/>
                          <w:lang w:val="fr-CM"/>
                        </w:rPr>
                      </w:pPr>
                    </w:p>
                  </w:txbxContent>
                </v:textbox>
                <w10:wrap type="tight" anchorx="margin" anchory="margin"/>
              </v:rect>
            </w:pict>
          </mc:Fallback>
        </mc:AlternateContent>
      </w:r>
    </w:p>
    <w:p w:rsidR="00FD33FD" w:rsidRPr="00FA37C4" w:rsidRDefault="00FD33FD" w:rsidP="00FD33FD">
      <w:pPr>
        <w:spacing w:line="360" w:lineRule="auto"/>
        <w:ind w:firstLine="709"/>
        <w:jc w:val="both"/>
      </w:pPr>
    </w:p>
    <w:tbl>
      <w:tblPr>
        <w:tblStyle w:val="Grilledutableau"/>
        <w:tblpPr w:leftFromText="141" w:rightFromText="141" w:vertAnchor="text" w:horzAnchor="margin" w:tblpXSpec="center" w:tblpY="119"/>
        <w:tblW w:w="0" w:type="auto"/>
        <w:tblLayout w:type="fixed"/>
        <w:tblLook w:val="04A0" w:firstRow="1" w:lastRow="0" w:firstColumn="1" w:lastColumn="0" w:noHBand="0" w:noVBand="1"/>
      </w:tblPr>
      <w:tblGrid>
        <w:gridCol w:w="1708"/>
        <w:gridCol w:w="2256"/>
        <w:gridCol w:w="1560"/>
        <w:gridCol w:w="2583"/>
      </w:tblGrid>
      <w:tr w:rsidR="00FD33FD" w:rsidTr="00490163">
        <w:tc>
          <w:tcPr>
            <w:tcW w:w="1708" w:type="dxa"/>
            <w:shd w:val="clear" w:color="auto" w:fill="FFFF99"/>
            <w:vAlign w:val="center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jc w:val="center"/>
            </w:pPr>
            <w:r>
              <w:t>Version</w:t>
            </w:r>
          </w:p>
        </w:tc>
        <w:tc>
          <w:tcPr>
            <w:tcW w:w="2256" w:type="dxa"/>
            <w:shd w:val="clear" w:color="auto" w:fill="FFFF99"/>
            <w:vAlign w:val="center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ind w:firstLine="709"/>
              <w:jc w:val="both"/>
            </w:pPr>
            <w:r>
              <w:t>Auteur</w:t>
            </w:r>
          </w:p>
        </w:tc>
        <w:tc>
          <w:tcPr>
            <w:tcW w:w="1560" w:type="dxa"/>
            <w:shd w:val="clear" w:color="auto" w:fill="FFFF99"/>
            <w:vAlign w:val="center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jc w:val="center"/>
            </w:pPr>
            <w:r>
              <w:t>Date</w:t>
            </w:r>
          </w:p>
        </w:tc>
        <w:tc>
          <w:tcPr>
            <w:tcW w:w="2583" w:type="dxa"/>
            <w:shd w:val="clear" w:color="auto" w:fill="FFFF99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jc w:val="center"/>
            </w:pPr>
            <w:r>
              <w:t>Commentaires</w:t>
            </w:r>
          </w:p>
        </w:tc>
      </w:tr>
      <w:tr w:rsidR="00FD33FD" w:rsidTr="00490163">
        <w:tc>
          <w:tcPr>
            <w:tcW w:w="1708" w:type="dxa"/>
          </w:tcPr>
          <w:p w:rsidR="00FD33FD" w:rsidRDefault="00FD33FD" w:rsidP="00136C8A">
            <w:pPr>
              <w:tabs>
                <w:tab w:val="left" w:pos="2760"/>
              </w:tabs>
              <w:spacing w:line="360" w:lineRule="auto"/>
              <w:ind w:firstLine="709"/>
            </w:pPr>
          </w:p>
        </w:tc>
        <w:tc>
          <w:tcPr>
            <w:tcW w:w="2256" w:type="dxa"/>
          </w:tcPr>
          <w:p w:rsidR="00FD33FD" w:rsidRDefault="00FD33FD" w:rsidP="00136C8A">
            <w:pPr>
              <w:tabs>
                <w:tab w:val="left" w:pos="2760"/>
              </w:tabs>
            </w:pPr>
          </w:p>
        </w:tc>
        <w:tc>
          <w:tcPr>
            <w:tcW w:w="1560" w:type="dxa"/>
          </w:tcPr>
          <w:p w:rsidR="00FD33FD" w:rsidRDefault="00FD33FD" w:rsidP="00136C8A">
            <w:pPr>
              <w:tabs>
                <w:tab w:val="left" w:pos="2760"/>
              </w:tabs>
              <w:spacing w:line="360" w:lineRule="auto"/>
            </w:pPr>
          </w:p>
        </w:tc>
        <w:tc>
          <w:tcPr>
            <w:tcW w:w="2583" w:type="dxa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ind w:firstLine="709"/>
              <w:jc w:val="center"/>
            </w:pPr>
          </w:p>
        </w:tc>
      </w:tr>
      <w:tr w:rsidR="00FD33FD" w:rsidTr="00490163">
        <w:trPr>
          <w:trHeight w:val="798"/>
        </w:trPr>
        <w:tc>
          <w:tcPr>
            <w:tcW w:w="1708" w:type="dxa"/>
            <w:vAlign w:val="center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ind w:firstLine="709"/>
              <w:jc w:val="both"/>
            </w:pPr>
          </w:p>
        </w:tc>
        <w:tc>
          <w:tcPr>
            <w:tcW w:w="2256" w:type="dxa"/>
            <w:vAlign w:val="center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ind w:firstLine="709"/>
              <w:jc w:val="both"/>
            </w:pPr>
          </w:p>
        </w:tc>
        <w:tc>
          <w:tcPr>
            <w:tcW w:w="1560" w:type="dxa"/>
            <w:vAlign w:val="center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ind w:firstLine="709"/>
              <w:jc w:val="both"/>
            </w:pPr>
          </w:p>
        </w:tc>
        <w:tc>
          <w:tcPr>
            <w:tcW w:w="2583" w:type="dxa"/>
          </w:tcPr>
          <w:p w:rsidR="00FD33FD" w:rsidRDefault="00FD33FD" w:rsidP="00490163">
            <w:pPr>
              <w:tabs>
                <w:tab w:val="left" w:pos="2760"/>
              </w:tabs>
              <w:spacing w:line="360" w:lineRule="auto"/>
              <w:ind w:firstLine="709"/>
              <w:jc w:val="both"/>
            </w:pPr>
          </w:p>
        </w:tc>
      </w:tr>
    </w:tbl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Default="00FD33FD" w:rsidP="00FD33FD">
      <w:pPr>
        <w:spacing w:line="360" w:lineRule="auto"/>
        <w:ind w:firstLine="709"/>
        <w:jc w:val="both"/>
      </w:pPr>
    </w:p>
    <w:p w:rsidR="00C17788" w:rsidRDefault="00C17788" w:rsidP="00FD33FD">
      <w:pPr>
        <w:spacing w:line="360" w:lineRule="auto"/>
        <w:ind w:firstLine="709"/>
        <w:jc w:val="both"/>
      </w:pPr>
    </w:p>
    <w:p w:rsidR="00C17788" w:rsidRPr="00FA37C4" w:rsidRDefault="00C17788" w:rsidP="00FD33FD">
      <w:pPr>
        <w:spacing w:line="360" w:lineRule="auto"/>
        <w:ind w:firstLine="709"/>
        <w:jc w:val="both"/>
      </w:pPr>
    </w:p>
    <w:p w:rsidR="00FD33FD" w:rsidRPr="00FA37C4" w:rsidRDefault="00FD33FD" w:rsidP="00FD33FD">
      <w:pPr>
        <w:spacing w:line="360" w:lineRule="auto"/>
        <w:ind w:firstLine="709"/>
        <w:jc w:val="both"/>
      </w:pPr>
    </w:p>
    <w:p w:rsidR="00FD33FD" w:rsidRDefault="00FD33FD" w:rsidP="00FD33FD">
      <w:pPr>
        <w:spacing w:line="360" w:lineRule="auto"/>
        <w:ind w:firstLine="709"/>
        <w:jc w:val="both"/>
      </w:pPr>
    </w:p>
    <w:p w:rsidR="00FD33FD" w:rsidRPr="00F364E7" w:rsidRDefault="00FD33FD" w:rsidP="00FD33FD">
      <w:pPr>
        <w:spacing w:line="360" w:lineRule="auto"/>
        <w:jc w:val="center"/>
        <w:rPr>
          <w:sz w:val="44"/>
          <w:u w:val="single"/>
        </w:rPr>
      </w:pPr>
      <w:r w:rsidRPr="00F364E7">
        <w:rPr>
          <w:sz w:val="44"/>
          <w:u w:val="single"/>
        </w:rPr>
        <w:t>SOMMAIRE</w:t>
      </w:r>
    </w:p>
    <w:p w:rsidR="00136C8A" w:rsidRDefault="00FD33FD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135042762" w:history="1">
        <w:r w:rsidR="00136C8A" w:rsidRPr="00530D92">
          <w:rPr>
            <w:rStyle w:val="Lienhypertexte"/>
            <w:noProof/>
          </w:rPr>
          <w:t>1.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CONTEXTE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_Toc135042762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63" w:history="1">
        <w:r w:rsidR="00136C8A" w:rsidRPr="00530D92">
          <w:rPr>
            <w:rStyle w:val="Lienhypertexte"/>
            <w:noProof/>
          </w:rPr>
          <w:t>2.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OBJECTIFS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_Toc135042763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64" w:history="1">
        <w:r w:rsidR="00136C8A" w:rsidRPr="00530D92">
          <w:rPr>
            <w:rStyle w:val="Lienhypertexte"/>
            <w:noProof/>
          </w:rPr>
          <w:t>3.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PERIMETRE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_Toc135042764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65" w:history="1">
        <w:r w:rsidR="00136C8A" w:rsidRPr="00530D92">
          <w:rPr>
            <w:rStyle w:val="Lienhypertexte"/>
            <w:noProof/>
          </w:rPr>
          <w:t>4.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DESCRIPTION FONCTIONNELLE DU BESOIN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_Toc135042765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66" w:history="1">
        <w:r w:rsidR="00136C8A" w:rsidRPr="00530D92">
          <w:rPr>
            <w:rStyle w:val="Lienhypertexte"/>
            <w:noProof/>
          </w:rPr>
          <w:t>5.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CIBLE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_Toc135042766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67" w:history="1">
        <w:r w:rsidR="00136C8A" w:rsidRPr="00530D92">
          <w:rPr>
            <w:rStyle w:val="Lienhypertexte"/>
            <w:noProof/>
          </w:rPr>
          <w:t>6.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POLITIQUE DE DISTRIBUTION AUX CLIENTS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_Toc135042767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68" w:history="1">
        <w:r w:rsidR="00136C8A" w:rsidRPr="00530D92">
          <w:rPr>
            <w:rStyle w:val="Lienhypertexte"/>
            <w:noProof/>
          </w:rPr>
          <w:t>7.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BUSINESS PLAN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_Toc135042768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69" w:history="1">
        <w:r w:rsidR="00136C8A" w:rsidRPr="00530D92">
          <w:rPr>
            <w:rStyle w:val="Lienhypertexte"/>
            <w:noProof/>
          </w:rPr>
          <w:t>8.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BENCHMARK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_Toc135042769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44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70" w:history="1">
        <w:r w:rsidR="00136C8A" w:rsidRPr="00530D92">
          <w:rPr>
            <w:rStyle w:val="Lienhypertexte"/>
            <w:noProof/>
          </w:rPr>
          <w:t>9.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DOSSIER TECHNIQUE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_Toc135042770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136C8A" w:rsidRDefault="00DE6936">
      <w:pPr>
        <w:pStyle w:val="TM1"/>
        <w:tabs>
          <w:tab w:val="left" w:pos="660"/>
          <w:tab w:val="right" w:leader="dot" w:pos="9062"/>
        </w:tabs>
        <w:rPr>
          <w:rFonts w:asciiTheme="minorHAnsi" w:eastAsiaTheme="minorEastAsia" w:hAnsiTheme="minorHAnsi"/>
          <w:noProof/>
          <w:sz w:val="22"/>
          <w:lang w:eastAsia="fr-FR"/>
        </w:rPr>
      </w:pPr>
      <w:hyperlink w:anchor="_Toc135042771" w:history="1">
        <w:r w:rsidR="00136C8A" w:rsidRPr="00530D92">
          <w:rPr>
            <w:rStyle w:val="Lienhypertexte"/>
            <w:noProof/>
          </w:rPr>
          <w:t>10.</w:t>
        </w:r>
        <w:r w:rsidR="00136C8A">
          <w:rPr>
            <w:rFonts w:asciiTheme="minorHAnsi" w:eastAsiaTheme="minorEastAsia" w:hAnsiTheme="minorHAnsi"/>
            <w:noProof/>
            <w:sz w:val="22"/>
            <w:lang w:eastAsia="fr-FR"/>
          </w:rPr>
          <w:tab/>
        </w:r>
        <w:r w:rsidR="00136C8A" w:rsidRPr="00530D92">
          <w:rPr>
            <w:rStyle w:val="Lienhypertexte"/>
            <w:noProof/>
          </w:rPr>
          <w:t>NOTES</w:t>
        </w:r>
        <w:r w:rsidR="00136C8A">
          <w:rPr>
            <w:noProof/>
            <w:webHidden/>
          </w:rPr>
          <w:tab/>
        </w:r>
        <w:r w:rsidR="00136C8A">
          <w:rPr>
            <w:noProof/>
            <w:webHidden/>
          </w:rPr>
          <w:fldChar w:fldCharType="begin"/>
        </w:r>
        <w:r w:rsidR="00136C8A">
          <w:rPr>
            <w:noProof/>
            <w:webHidden/>
          </w:rPr>
          <w:instrText xml:space="preserve"> PAGEREF _Toc135042771 \h </w:instrText>
        </w:r>
        <w:r w:rsidR="00136C8A">
          <w:rPr>
            <w:noProof/>
            <w:webHidden/>
          </w:rPr>
        </w:r>
        <w:r w:rsidR="00136C8A">
          <w:rPr>
            <w:noProof/>
            <w:webHidden/>
          </w:rPr>
          <w:fldChar w:fldCharType="separate"/>
        </w:r>
        <w:r w:rsidR="00136C8A">
          <w:rPr>
            <w:noProof/>
            <w:webHidden/>
          </w:rPr>
          <w:t>3</w:t>
        </w:r>
        <w:r w:rsidR="00136C8A">
          <w:rPr>
            <w:noProof/>
            <w:webHidden/>
          </w:rPr>
          <w:fldChar w:fldCharType="end"/>
        </w:r>
      </w:hyperlink>
    </w:p>
    <w:p w:rsidR="00FD33FD" w:rsidRDefault="00FD33FD" w:rsidP="00FD33FD">
      <w:pPr>
        <w:spacing w:line="360" w:lineRule="auto"/>
        <w:jc w:val="both"/>
      </w:pPr>
      <w:r>
        <w:fldChar w:fldCharType="end"/>
      </w: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tabs>
          <w:tab w:val="left" w:pos="1939"/>
        </w:tabs>
        <w:spacing w:line="360" w:lineRule="auto"/>
        <w:jc w:val="both"/>
      </w:pPr>
      <w:r>
        <w:tab/>
      </w: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tabs>
          <w:tab w:val="left" w:pos="5654"/>
        </w:tabs>
        <w:spacing w:line="360" w:lineRule="auto"/>
        <w:jc w:val="both"/>
      </w:pPr>
      <w:r>
        <w:tab/>
      </w: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spacing w:line="360" w:lineRule="auto"/>
        <w:jc w:val="both"/>
      </w:pPr>
    </w:p>
    <w:p w:rsidR="00FD33FD" w:rsidRDefault="00FD33FD" w:rsidP="00FD33FD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0" w:name="_Toc135042762"/>
      <w:r w:rsidRPr="00A451C0">
        <w:rPr>
          <w:color w:val="auto"/>
          <w:sz w:val="28"/>
          <w:szCs w:val="28"/>
        </w:rPr>
        <w:t>CONTEXTE</w:t>
      </w:r>
      <w:bookmarkEnd w:id="0"/>
    </w:p>
    <w:p w:rsidR="004C7C9B" w:rsidRPr="004C7C9B" w:rsidRDefault="00A72867" w:rsidP="004C7C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Cs w:val="24"/>
        </w:rPr>
      </w:pPr>
      <w:r w:rsidRPr="00A72867">
        <w:rPr>
          <w:rFonts w:ascii="Arial" w:eastAsia="Times New Roman" w:hAnsi="Arial" w:cs="Arial"/>
          <w:color w:val="222222"/>
          <w:szCs w:val="24"/>
        </w:rPr>
        <w:t xml:space="preserve">La Commercial Bank Cameroun (CBC) exploite aujourd’hui plusieurs scripts de supervision écrits en </w:t>
      </w:r>
      <w:r w:rsidRPr="008F5F8B">
        <w:rPr>
          <w:rFonts w:ascii="Arial" w:eastAsia="Times New Roman" w:hAnsi="Arial" w:cs="Arial"/>
          <w:b/>
          <w:color w:val="222222"/>
          <w:szCs w:val="24"/>
        </w:rPr>
        <w:t>PowerShell</w:t>
      </w:r>
      <w:r w:rsidRPr="00A72867">
        <w:rPr>
          <w:rFonts w:ascii="Arial" w:eastAsia="Times New Roman" w:hAnsi="Arial" w:cs="Arial"/>
          <w:color w:val="222222"/>
          <w:szCs w:val="24"/>
        </w:rPr>
        <w:t>, déployés indépendamment sur différentes machines pour surveiller l’état de certaines applications et ressources système. Leur configuration est gérée machine par machine à l’aide de fichiers JSON locaux.</w:t>
      </w:r>
      <w:r w:rsidRPr="004C7C9B">
        <w:rPr>
          <w:rFonts w:ascii="Arial" w:eastAsia="Times New Roman" w:hAnsi="Arial" w:cs="Arial"/>
          <w:color w:val="222222"/>
          <w:szCs w:val="24"/>
        </w:rPr>
        <w:t xml:space="preserve"> Cette</w:t>
      </w:r>
      <w:r w:rsidR="004C7C9B" w:rsidRPr="004C7C9B">
        <w:rPr>
          <w:rFonts w:ascii="Arial" w:eastAsia="Times New Roman" w:hAnsi="Arial" w:cs="Arial"/>
          <w:color w:val="222222"/>
          <w:szCs w:val="24"/>
        </w:rPr>
        <w:t xml:space="preserve"> architecture présente plusieurs limites :</w:t>
      </w:r>
    </w:p>
    <w:p w:rsidR="004C7C9B" w:rsidRPr="004C7C9B" w:rsidRDefault="004C7C9B" w:rsidP="004C7C9B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Cs w:val="24"/>
        </w:rPr>
      </w:pPr>
      <w:r w:rsidRPr="004C7C9B">
        <w:rPr>
          <w:rFonts w:ascii="Arial" w:eastAsia="Times New Roman" w:hAnsi="Arial" w:cs="Arial"/>
          <w:color w:val="222222"/>
          <w:szCs w:val="24"/>
        </w:rPr>
        <w:t xml:space="preserve">Absence de visibilité centralisée sur l’état des </w:t>
      </w:r>
      <w:del w:id="1" w:author="Jean Marc KOUM MANTSINEN" w:date="2026-07-31T16:15:00Z">
        <w:r w:rsidRPr="004C7C9B" w:rsidDel="008F5F8B">
          <w:rPr>
            <w:rFonts w:ascii="Arial" w:eastAsia="Times New Roman" w:hAnsi="Arial" w:cs="Arial"/>
            <w:color w:val="222222"/>
            <w:szCs w:val="24"/>
          </w:rPr>
          <w:delText xml:space="preserve">agents </w:delText>
        </w:r>
      </w:del>
      <w:ins w:id="2" w:author="Jean Marc KOUM MANTSINEN" w:date="2026-07-31T16:15:00Z">
        <w:r w:rsidR="008F5F8B">
          <w:rPr>
            <w:rFonts w:ascii="Arial" w:eastAsia="Times New Roman" w:hAnsi="Arial" w:cs="Arial"/>
            <w:color w:val="222222"/>
            <w:szCs w:val="24"/>
          </w:rPr>
          <w:t>scripts PowerShell</w:t>
        </w:r>
        <w:r w:rsidR="008F5F8B" w:rsidRPr="004C7C9B">
          <w:rPr>
            <w:rFonts w:ascii="Arial" w:eastAsia="Times New Roman" w:hAnsi="Arial" w:cs="Arial"/>
            <w:color w:val="222222"/>
            <w:szCs w:val="24"/>
          </w:rPr>
          <w:t xml:space="preserve"> </w:t>
        </w:r>
      </w:ins>
      <w:r w:rsidRPr="004C7C9B">
        <w:rPr>
          <w:rFonts w:ascii="Arial" w:eastAsia="Times New Roman" w:hAnsi="Arial" w:cs="Arial"/>
          <w:color w:val="222222"/>
          <w:szCs w:val="24"/>
        </w:rPr>
        <w:t>;</w:t>
      </w:r>
      <w:r>
        <w:rPr>
          <w:rFonts w:ascii="Arial" w:eastAsia="Times New Roman" w:hAnsi="Arial" w:cs="Arial"/>
          <w:color w:val="222222"/>
          <w:szCs w:val="24"/>
        </w:rPr>
        <w:t xml:space="preserve">  </w:t>
      </w:r>
    </w:p>
    <w:p w:rsidR="004C7C9B" w:rsidRPr="004C7C9B" w:rsidRDefault="004C7C9B" w:rsidP="004C7C9B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Cs w:val="24"/>
        </w:rPr>
      </w:pPr>
      <w:r>
        <w:rPr>
          <w:rFonts w:ascii="Arial" w:eastAsia="Times New Roman" w:hAnsi="Arial" w:cs="Arial"/>
          <w:color w:val="222222"/>
          <w:szCs w:val="24"/>
        </w:rPr>
        <w:t>D</w:t>
      </w:r>
      <w:r w:rsidRPr="004C7C9B">
        <w:rPr>
          <w:rFonts w:ascii="Arial" w:eastAsia="Times New Roman" w:hAnsi="Arial" w:cs="Arial"/>
          <w:color w:val="222222"/>
          <w:szCs w:val="24"/>
        </w:rPr>
        <w:t xml:space="preserve">ifficulté à savoir si un </w:t>
      </w:r>
      <w:ins w:id="3" w:author="Jean Marc KOUM MANTSINEN" w:date="2026-07-31T16:16:00Z">
        <w:r w:rsidR="008F5F8B">
          <w:rPr>
            <w:rFonts w:ascii="Arial" w:eastAsia="Times New Roman" w:hAnsi="Arial" w:cs="Arial"/>
            <w:color w:val="222222"/>
            <w:szCs w:val="24"/>
          </w:rPr>
          <w:t>scripts PowerShell</w:t>
        </w:r>
        <w:r w:rsidR="008F5F8B" w:rsidRPr="004C7C9B">
          <w:rPr>
            <w:rFonts w:ascii="Arial" w:eastAsia="Times New Roman" w:hAnsi="Arial" w:cs="Arial"/>
            <w:color w:val="222222"/>
            <w:szCs w:val="24"/>
          </w:rPr>
          <w:t xml:space="preserve"> </w:t>
        </w:r>
      </w:ins>
      <w:del w:id="4" w:author="Jean Marc KOUM MANTSINEN" w:date="2026-07-31T16:16:00Z">
        <w:r w:rsidRPr="004C7C9B" w:rsidDel="008F5F8B">
          <w:rPr>
            <w:rFonts w:ascii="Arial" w:eastAsia="Times New Roman" w:hAnsi="Arial" w:cs="Arial"/>
            <w:color w:val="222222"/>
            <w:szCs w:val="24"/>
          </w:rPr>
          <w:delText xml:space="preserve">agent </w:delText>
        </w:r>
      </w:del>
      <w:r w:rsidRPr="004C7C9B">
        <w:rPr>
          <w:rFonts w:ascii="Arial" w:eastAsia="Times New Roman" w:hAnsi="Arial" w:cs="Arial"/>
          <w:color w:val="222222"/>
          <w:szCs w:val="24"/>
        </w:rPr>
        <w:t>fonctionne toujours ;</w:t>
      </w:r>
    </w:p>
    <w:p w:rsidR="004C7C9B" w:rsidRPr="004C7C9B" w:rsidRDefault="004C7C9B" w:rsidP="004C7C9B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Cs w:val="24"/>
        </w:rPr>
      </w:pPr>
      <w:r>
        <w:rPr>
          <w:rFonts w:ascii="Arial" w:eastAsia="Times New Roman" w:hAnsi="Arial" w:cs="Arial"/>
          <w:color w:val="222222"/>
          <w:szCs w:val="24"/>
        </w:rPr>
        <w:t>M</w:t>
      </w:r>
      <w:r w:rsidRPr="004C7C9B">
        <w:rPr>
          <w:rFonts w:ascii="Arial" w:eastAsia="Times New Roman" w:hAnsi="Arial" w:cs="Arial"/>
          <w:color w:val="222222"/>
          <w:szCs w:val="24"/>
        </w:rPr>
        <w:t>aintenance complexe des fichiers de configuration ;</w:t>
      </w:r>
    </w:p>
    <w:p w:rsidR="004C7C9B" w:rsidRPr="004C7C9B" w:rsidRDefault="004C7C9B" w:rsidP="004C7C9B">
      <w:pPr>
        <w:pStyle w:val="Paragraphedeliste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Cs w:val="24"/>
        </w:rPr>
      </w:pPr>
      <w:r>
        <w:rPr>
          <w:rFonts w:ascii="Arial" w:eastAsia="Times New Roman" w:hAnsi="Arial" w:cs="Arial"/>
          <w:color w:val="222222"/>
          <w:szCs w:val="24"/>
        </w:rPr>
        <w:t>A</w:t>
      </w:r>
      <w:r w:rsidRPr="004C7C9B">
        <w:rPr>
          <w:rFonts w:ascii="Arial" w:eastAsia="Times New Roman" w:hAnsi="Arial" w:cs="Arial"/>
          <w:color w:val="222222"/>
          <w:szCs w:val="24"/>
        </w:rPr>
        <w:t>bsence d’une architecture commune pour les différents systèmes d’exploitation.</w:t>
      </w:r>
    </w:p>
    <w:p w:rsidR="00A72867" w:rsidRPr="00A72867" w:rsidRDefault="00A72867" w:rsidP="00A72867">
      <w:pPr>
        <w:rPr>
          <w:rFonts w:ascii="Arial" w:eastAsia="Times New Roman" w:hAnsi="Arial" w:cs="Arial"/>
          <w:color w:val="222222"/>
          <w:szCs w:val="24"/>
        </w:rPr>
      </w:pPr>
      <w:r w:rsidRPr="00A72867">
        <w:rPr>
          <w:rFonts w:ascii="Arial" w:eastAsia="Times New Roman" w:hAnsi="Arial" w:cs="Arial"/>
          <w:color w:val="222222"/>
          <w:szCs w:val="24"/>
        </w:rPr>
        <w:t xml:space="preserve">Le projet consiste à concevoir une plateforme centralisée de supervision et </w:t>
      </w:r>
      <w:r w:rsidRPr="00A72867">
        <w:rPr>
          <w:rFonts w:ascii="Arial" w:eastAsia="Times New Roman" w:hAnsi="Arial" w:cs="Arial"/>
          <w:b/>
          <w:color w:val="222222"/>
          <w:szCs w:val="24"/>
        </w:rPr>
        <w:t>un nouvel agent unique multiplateforme</w:t>
      </w:r>
      <w:r w:rsidRPr="00A72867">
        <w:rPr>
          <w:rFonts w:ascii="Arial" w:eastAsia="Times New Roman" w:hAnsi="Arial" w:cs="Arial"/>
          <w:color w:val="222222"/>
          <w:szCs w:val="24"/>
        </w:rPr>
        <w:t xml:space="preserve">, appelé à </w:t>
      </w:r>
      <w:r w:rsidRPr="00A72867">
        <w:rPr>
          <w:rFonts w:ascii="Arial" w:eastAsia="Times New Roman" w:hAnsi="Arial" w:cs="Arial"/>
          <w:b/>
          <w:color w:val="222222"/>
          <w:szCs w:val="24"/>
        </w:rPr>
        <w:t>remplacer</w:t>
      </w:r>
      <w:r w:rsidRPr="00A72867">
        <w:rPr>
          <w:rFonts w:ascii="Arial" w:eastAsia="Times New Roman" w:hAnsi="Arial" w:cs="Arial"/>
          <w:color w:val="222222"/>
          <w:szCs w:val="24"/>
        </w:rPr>
        <w:t xml:space="preserve"> les scripts existants.</w:t>
      </w:r>
    </w:p>
    <w:p w:rsidR="004C7C9B" w:rsidRPr="004C7C9B" w:rsidRDefault="00A72867" w:rsidP="00A72867">
      <w:r w:rsidRPr="00A72867">
        <w:rPr>
          <w:rFonts w:ascii="Arial" w:eastAsia="Times New Roman" w:hAnsi="Arial" w:cs="Arial"/>
          <w:b/>
          <w:color w:val="222222"/>
          <w:szCs w:val="24"/>
        </w:rPr>
        <w:t>Décision d’architecture — remplacement plutôt que migration.</w:t>
      </w:r>
      <w:r w:rsidRPr="00A72867">
        <w:rPr>
          <w:rFonts w:ascii="Arial" w:eastAsia="Times New Roman" w:hAnsi="Arial" w:cs="Arial"/>
          <w:color w:val="222222"/>
          <w:szCs w:val="24"/>
        </w:rPr>
        <w:t xml:space="preserve"> Les scripts PowerShell actuels ne seront ni portés, ni encapsulés, ni maintenus en parallèle à long terme. Réutiliser du code PowerShell reviendrait à réintroduire la dépendance à un seul système d’exploitation et la difficulté de maintenance que ce projet vise précisément à supprimer. </w:t>
      </w:r>
      <w:del w:id="5" w:author="Jean Marc KOUM MANTSINEN" w:date="2026-07-31T16:21:00Z">
        <w:r w:rsidRPr="00A72867" w:rsidDel="005F67C0">
          <w:rPr>
            <w:rFonts w:ascii="Arial" w:eastAsia="Times New Roman" w:hAnsi="Arial" w:cs="Arial"/>
            <w:color w:val="222222"/>
            <w:szCs w:val="24"/>
          </w:rPr>
          <w:delText xml:space="preserve">En revanche, </w:delText>
        </w:r>
        <w:r w:rsidRPr="00A72867" w:rsidDel="005F67C0">
          <w:rPr>
            <w:rFonts w:ascii="Arial" w:eastAsia="Times New Roman" w:hAnsi="Arial" w:cs="Arial"/>
            <w:b/>
            <w:color w:val="222222"/>
            <w:szCs w:val="24"/>
          </w:rPr>
          <w:delText>la valeur fonctionnelle</w:delText>
        </w:r>
        <w:r w:rsidRPr="00A72867" w:rsidDel="005F67C0">
          <w:rPr>
            <w:rFonts w:ascii="Arial" w:eastAsia="Times New Roman" w:hAnsi="Arial" w:cs="Arial"/>
            <w:color w:val="222222"/>
            <w:szCs w:val="24"/>
          </w:rPr>
          <w:delText xml:space="preserve"> de ces scripts est intégralement conservée : chaque contrôle réalisé aujourd’hui sera recensé, puis reproduit sous forme de plugin de l’agent, et le script correspondant ne sera arrêté qu’une fois cette couverture démontrée en production.</w:delText>
        </w:r>
        <w:r w:rsidR="008F5F8B" w:rsidDel="005F67C0">
          <w:rPr>
            <w:rFonts w:ascii="Arial" w:eastAsia="Times New Roman" w:hAnsi="Arial" w:cs="Arial"/>
            <w:color w:val="222222"/>
            <w:szCs w:val="24"/>
          </w:rPr>
          <w:br/>
        </w:r>
      </w:del>
    </w:p>
    <w:p w:rsidR="00182A8B" w:rsidRDefault="00FD33FD" w:rsidP="00182A8B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6" w:name="_Toc135042763"/>
      <w:r w:rsidRPr="00A451C0">
        <w:rPr>
          <w:color w:val="auto"/>
          <w:sz w:val="28"/>
          <w:szCs w:val="28"/>
        </w:rPr>
        <w:t>OBJECTIFS</w:t>
      </w:r>
      <w:bookmarkEnd w:id="6"/>
    </w:p>
    <w:p w:rsidR="00182A8B" w:rsidRPr="00182A8B" w:rsidRDefault="00182A8B" w:rsidP="00182A8B">
      <w:pPr>
        <w:pStyle w:val="Titre1"/>
        <w:spacing w:line="360" w:lineRule="auto"/>
        <w:ind w:left="1080"/>
        <w:jc w:val="both"/>
        <w:rPr>
          <w:color w:val="auto"/>
          <w:sz w:val="28"/>
          <w:szCs w:val="28"/>
          <w:u w:val="single"/>
        </w:rPr>
      </w:pPr>
      <w:r w:rsidRPr="00182A8B">
        <w:rPr>
          <w:rFonts w:ascii="Arial" w:hAnsi="Arial" w:cs="Arial"/>
          <w:color w:val="222222"/>
          <w:sz w:val="28"/>
          <w:szCs w:val="28"/>
          <w:u w:val="single"/>
        </w:rPr>
        <w:t>Objectif général</w:t>
      </w:r>
    </w:p>
    <w:p w:rsidR="00182A8B" w:rsidRDefault="00182A8B" w:rsidP="00182A8B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182A8B">
        <w:rPr>
          <w:rFonts w:ascii="Arial" w:hAnsi="Arial" w:cs="Arial"/>
          <w:color w:val="222222"/>
          <w:lang w:val="fr-FR"/>
        </w:rPr>
        <w:t>Mettre en place une plateforme centra</w:t>
      </w:r>
      <w:r>
        <w:rPr>
          <w:rFonts w:ascii="Arial" w:hAnsi="Arial" w:cs="Arial"/>
          <w:color w:val="222222"/>
          <w:lang w:val="fr-FR"/>
        </w:rPr>
        <w:t>lisée permettant de superviser l’état des agents de supervision</w:t>
      </w:r>
      <w:r w:rsidRPr="00182A8B">
        <w:rPr>
          <w:rFonts w:ascii="Arial" w:hAnsi="Arial" w:cs="Arial"/>
          <w:color w:val="222222"/>
          <w:lang w:val="fr-FR"/>
        </w:rPr>
        <w:t xml:space="preserve"> installés sur les différents serveurs et postes de travail</w:t>
      </w:r>
      <w:r>
        <w:rPr>
          <w:rFonts w:ascii="Arial" w:hAnsi="Arial" w:cs="Arial"/>
          <w:color w:val="222222"/>
          <w:lang w:val="fr-FR"/>
        </w:rPr>
        <w:t xml:space="preserve"> et de centraliser les données</w:t>
      </w:r>
      <w:r w:rsidRPr="00182A8B">
        <w:rPr>
          <w:rFonts w:ascii="Arial" w:hAnsi="Arial" w:cs="Arial"/>
          <w:color w:val="222222"/>
          <w:lang w:val="fr-FR"/>
        </w:rPr>
        <w:t>.</w:t>
      </w:r>
    </w:p>
    <w:p w:rsidR="00182A8B" w:rsidRPr="00182A8B" w:rsidRDefault="00182A8B" w:rsidP="00182A8B">
      <w:pPr>
        <w:pStyle w:val="NormalWeb"/>
        <w:shd w:val="clear" w:color="auto" w:fill="FFFFFF"/>
        <w:rPr>
          <w:rFonts w:ascii="Arial" w:hAnsi="Arial" w:cs="Arial"/>
          <w:color w:val="222222"/>
          <w:u w:val="single"/>
          <w:lang w:val="fr-FR"/>
        </w:rPr>
      </w:pPr>
      <w:r w:rsidRPr="00182A8B">
        <w:rPr>
          <w:rFonts w:ascii="Arial" w:hAnsi="Arial" w:cs="Arial"/>
          <w:color w:val="222222"/>
          <w:lang w:val="fr-FR"/>
        </w:rPr>
        <w:t xml:space="preserve">                </w:t>
      </w:r>
      <w:r w:rsidRPr="00A72867">
        <w:rPr>
          <w:rFonts w:ascii="Arial" w:hAnsi="Arial" w:cs="Arial"/>
          <w:color w:val="222222"/>
          <w:sz w:val="28"/>
          <w:szCs w:val="28"/>
          <w:u w:val="single"/>
          <w:lang w:val="fr-FR"/>
        </w:rPr>
        <w:t>Objectifs spécifiques</w:t>
      </w:r>
    </w:p>
    <w:p w:rsidR="00182A8B" w:rsidRPr="00182A8B" w:rsidRDefault="00182A8B" w:rsidP="00182A8B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182A8B">
        <w:rPr>
          <w:rFonts w:ascii="Arial" w:hAnsi="Arial" w:cs="Arial"/>
          <w:color w:val="222222"/>
          <w:lang w:val="fr-FR"/>
        </w:rPr>
        <w:t>La plateforme devra</w:t>
      </w:r>
      <w:r>
        <w:rPr>
          <w:rFonts w:ascii="Arial" w:hAnsi="Arial" w:cs="Arial"/>
          <w:color w:val="222222"/>
          <w:lang w:val="fr-FR"/>
        </w:rPr>
        <w:t xml:space="preserve"> nous</w:t>
      </w:r>
      <w:r w:rsidRPr="00182A8B">
        <w:rPr>
          <w:rFonts w:ascii="Arial" w:hAnsi="Arial" w:cs="Arial"/>
          <w:color w:val="222222"/>
          <w:lang w:val="fr-FR"/>
        </w:rPr>
        <w:t xml:space="preserve"> permettre de :</w:t>
      </w:r>
    </w:p>
    <w:p w:rsidR="00182A8B" w:rsidRDefault="00182A8B" w:rsidP="00182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Centraliser les informations provenant de tous les agents ;</w:t>
      </w:r>
    </w:p>
    <w:p w:rsidR="00182A8B" w:rsidRDefault="00182A8B" w:rsidP="00182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Vérifier que chaque agent est toujours actif grâce à un mécanisme de </w:t>
      </w:r>
      <w:proofErr w:type="spellStart"/>
      <w:r>
        <w:rPr>
          <w:rFonts w:ascii="Arial" w:hAnsi="Arial" w:cs="Arial"/>
          <w:b/>
          <w:bCs/>
          <w:color w:val="222222"/>
        </w:rPr>
        <w:t>Heartbeat</w:t>
      </w:r>
      <w:proofErr w:type="spellEnd"/>
      <w:r>
        <w:rPr>
          <w:rFonts w:ascii="Arial" w:hAnsi="Arial" w:cs="Arial"/>
          <w:color w:val="222222"/>
        </w:rPr>
        <w:t> ;</w:t>
      </w:r>
    </w:p>
    <w:p w:rsidR="00182A8B" w:rsidRDefault="00182A8B" w:rsidP="00182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Détecter automatiquement les anomalies ;</w:t>
      </w:r>
    </w:p>
    <w:p w:rsidR="00182A8B" w:rsidRDefault="00182A8B" w:rsidP="00182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Recevoir les informations techniques envoyées par les agents ;</w:t>
      </w:r>
    </w:p>
    <w:p w:rsidR="00182A8B" w:rsidRDefault="00182A8B" w:rsidP="00182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ins w:id="7" w:author="Jean Marc KOUM MANTSINEN" w:date="2026-07-31T16:26:00Z"/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Générer des alertes lorsqu’un agent cesse de communiquer ;</w:t>
      </w:r>
    </w:p>
    <w:p w:rsidR="005F67C0" w:rsidRPr="005F67C0" w:rsidRDefault="005F67C0" w:rsidP="005F67C0">
      <w:pPr>
        <w:pStyle w:val="Compact"/>
        <w:numPr>
          <w:ilvl w:val="0"/>
          <w:numId w:val="8"/>
        </w:numPr>
        <w:rPr>
          <w:lang w:val="fr-FR"/>
          <w:rPrChange w:id="8" w:author="Jean Marc KOUM MANTSINEN" w:date="2026-07-31T16:26:00Z">
            <w:rPr/>
          </w:rPrChange>
        </w:rPr>
        <w:pPrChange w:id="9" w:author="Jean Marc KOUM MANTSINEN" w:date="2026-07-31T16:26:00Z">
          <w:pPr>
            <w:numPr>
              <w:numId w:val="8"/>
            </w:numPr>
            <w:shd w:val="clear" w:color="auto" w:fill="FFFFFF"/>
            <w:tabs>
              <w:tab w:val="num" w:pos="720"/>
            </w:tabs>
            <w:spacing w:before="100" w:beforeAutospacing="1" w:after="100" w:afterAutospacing="1" w:line="240" w:lineRule="auto"/>
            <w:ind w:left="945" w:hanging="360"/>
          </w:pPr>
        </w:pPrChange>
      </w:pPr>
      <w:proofErr w:type="gramStart"/>
      <w:ins w:id="10" w:author="Jean Marc KOUM MANTSINEN" w:date="2026-07-31T16:26:00Z">
        <w:r w:rsidRPr="005F67C0">
          <w:rPr>
            <w:b/>
            <w:bCs/>
            <w:lang w:val="fr-FR"/>
            <w:rPrChange w:id="11" w:author="Jean Marc KOUM MANTSINEN" w:date="2026-07-31T16:26:00Z">
              <w:rPr>
                <w:b/>
                <w:bCs/>
              </w:rPr>
            </w:rPrChange>
          </w:rPr>
          <w:t>notifier</w:t>
        </w:r>
        <w:proofErr w:type="gramEnd"/>
        <w:r w:rsidRPr="005F67C0">
          <w:rPr>
            <w:b/>
            <w:bCs/>
            <w:lang w:val="fr-FR"/>
            <w:rPrChange w:id="12" w:author="Jean Marc KOUM MANTSINEN" w:date="2026-07-31T16:26:00Z">
              <w:rPr>
                <w:b/>
                <w:bCs/>
              </w:rPr>
            </w:rPrChange>
          </w:rPr>
          <w:t xml:space="preserve"> les équipes par des canaux sortants</w:t>
        </w:r>
        <w:r w:rsidRPr="005F67C0">
          <w:rPr>
            <w:lang w:val="fr-FR"/>
            <w:rPrChange w:id="13" w:author="Jean Marc KOUM MANTSINEN" w:date="2026-07-31T16:26:00Z">
              <w:rPr/>
            </w:rPrChange>
          </w:rPr>
          <w:t xml:space="preserve"> (courriel au minimum), et non uniquement afficher les alertes dans une interface ;</w:t>
        </w:r>
      </w:ins>
    </w:p>
    <w:p w:rsidR="00182A8B" w:rsidRDefault="00182A8B" w:rsidP="00182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Proposer une nouvelle architecture de scripts compatible Windows, Linux et </w:t>
      </w:r>
      <w:proofErr w:type="spellStart"/>
      <w:r>
        <w:rPr>
          <w:rFonts w:ascii="Arial" w:hAnsi="Arial" w:cs="Arial"/>
          <w:color w:val="222222"/>
        </w:rPr>
        <w:t>macOS</w:t>
      </w:r>
      <w:proofErr w:type="spellEnd"/>
      <w:r>
        <w:rPr>
          <w:rFonts w:ascii="Arial" w:hAnsi="Arial" w:cs="Arial"/>
          <w:color w:val="222222"/>
        </w:rPr>
        <w:t xml:space="preserve"> ;</w:t>
      </w:r>
    </w:p>
    <w:p w:rsidR="005F67C0" w:rsidRPr="005F67C0" w:rsidRDefault="005F67C0" w:rsidP="005F67C0">
      <w:pPr>
        <w:pStyle w:val="Paragraphedeliste"/>
        <w:numPr>
          <w:ilvl w:val="0"/>
          <w:numId w:val="8"/>
        </w:numPr>
        <w:rPr>
          <w:ins w:id="14" w:author="Jean Marc KOUM MANTSINEN" w:date="2026-07-31T16:27:00Z"/>
          <w:rFonts w:ascii="Arial" w:hAnsi="Arial" w:cs="Arial"/>
          <w:color w:val="222222"/>
        </w:rPr>
      </w:pPr>
      <w:ins w:id="15" w:author="Jean Marc KOUM MANTSINEN" w:date="2026-07-31T16:27:00Z">
        <w:r w:rsidRPr="005F67C0">
          <w:rPr>
            <w:rFonts w:ascii="Arial" w:hAnsi="Arial" w:cs="Arial"/>
            <w:color w:val="222222"/>
          </w:rPr>
          <w:t>Remplacer la configuration par fichiers JSON locaux par une configuration centralisée ;</w:t>
        </w:r>
      </w:ins>
    </w:p>
    <w:p w:rsidR="00182A8B" w:rsidDel="005F67C0" w:rsidRDefault="00182A8B" w:rsidP="00182A8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del w:id="16" w:author="Jean Marc KOUM MANTSINEN" w:date="2026-07-31T16:27:00Z"/>
          <w:rFonts w:ascii="Arial" w:hAnsi="Arial" w:cs="Arial"/>
          <w:color w:val="222222"/>
        </w:rPr>
      </w:pPr>
      <w:del w:id="17" w:author="Jean Marc KOUM MANTSINEN" w:date="2026-07-31T16:27:00Z">
        <w:r w:rsidDel="005F67C0">
          <w:rPr>
            <w:rFonts w:ascii="Arial" w:hAnsi="Arial" w:cs="Arial"/>
            <w:color w:val="222222"/>
          </w:rPr>
          <w:delText>Simplifier la gestion de la configuration actuellement réalisée avec des fichiers JSON.</w:delText>
        </w:r>
      </w:del>
    </w:p>
    <w:p w:rsidR="004C7C9B" w:rsidRPr="004C7C9B" w:rsidRDefault="004C7C9B" w:rsidP="004C7C9B"/>
    <w:p w:rsidR="00FD33FD" w:rsidRDefault="00FD33FD" w:rsidP="00FD33FD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18" w:name="_Toc135042764"/>
      <w:r w:rsidRPr="00A451C0">
        <w:rPr>
          <w:color w:val="auto"/>
          <w:sz w:val="28"/>
          <w:szCs w:val="28"/>
        </w:rPr>
        <w:t>PERIMETRE</w:t>
      </w:r>
      <w:bookmarkEnd w:id="18"/>
    </w:p>
    <w:p w:rsidR="00EB5423" w:rsidRPr="00EB5423" w:rsidRDefault="00EB5423" w:rsidP="00EB5423">
      <w:pPr>
        <w:pStyle w:val="Titre3"/>
        <w:shd w:val="clear" w:color="auto" w:fill="FFFFFF"/>
        <w:rPr>
          <w:rFonts w:ascii="Arial" w:hAnsi="Arial" w:cs="Arial"/>
          <w:color w:val="222222"/>
          <w:sz w:val="28"/>
          <w:szCs w:val="28"/>
        </w:rPr>
      </w:pPr>
      <w:r w:rsidRPr="00EB5423">
        <w:rPr>
          <w:rFonts w:ascii="Arial" w:hAnsi="Arial" w:cs="Arial"/>
          <w:color w:val="222222"/>
          <w:sz w:val="28"/>
          <w:szCs w:val="28"/>
        </w:rPr>
        <w:t>Partie Agent</w:t>
      </w:r>
    </w:p>
    <w:p w:rsidR="00EB5423" w:rsidRDefault="00EB5423" w:rsidP="00EB542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développement</w:t>
      </w:r>
      <w:proofErr w:type="gramEnd"/>
      <w:r>
        <w:rPr>
          <w:rFonts w:ascii="Arial" w:hAnsi="Arial" w:cs="Arial"/>
          <w:color w:val="222222"/>
        </w:rPr>
        <w:t xml:space="preserve"> ou évolution d’un agent de supervision;</w:t>
      </w:r>
    </w:p>
    <w:p w:rsidR="00EB5423" w:rsidRDefault="00EB5423" w:rsidP="00EB542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collecte</w:t>
      </w:r>
      <w:proofErr w:type="gramEnd"/>
      <w:r>
        <w:rPr>
          <w:rFonts w:ascii="Arial" w:hAnsi="Arial" w:cs="Arial"/>
          <w:color w:val="222222"/>
        </w:rPr>
        <w:t xml:space="preserve"> des informations système ;</w:t>
      </w:r>
    </w:p>
    <w:p w:rsidR="00EB5423" w:rsidRDefault="00EB5423" w:rsidP="00EB542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émission</w:t>
      </w:r>
      <w:proofErr w:type="gramEnd"/>
      <w:r>
        <w:rPr>
          <w:rFonts w:ascii="Arial" w:hAnsi="Arial" w:cs="Arial"/>
          <w:color w:val="222222"/>
        </w:rPr>
        <w:t xml:space="preserve"> périodique d’un signal de présence (</w:t>
      </w:r>
      <w:proofErr w:type="spellStart"/>
      <w:r>
        <w:rPr>
          <w:rFonts w:ascii="Arial" w:hAnsi="Arial" w:cs="Arial"/>
          <w:color w:val="222222"/>
        </w:rPr>
        <w:t>Heartbeat</w:t>
      </w:r>
      <w:proofErr w:type="spellEnd"/>
      <w:r>
        <w:rPr>
          <w:rFonts w:ascii="Arial" w:hAnsi="Arial" w:cs="Arial"/>
          <w:color w:val="222222"/>
        </w:rPr>
        <w:t>) ;</w:t>
      </w:r>
    </w:p>
    <w:p w:rsidR="00EB5423" w:rsidRDefault="00EB5423" w:rsidP="00EB542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lecture</w:t>
      </w:r>
      <w:proofErr w:type="gramEnd"/>
      <w:r>
        <w:rPr>
          <w:rFonts w:ascii="Arial" w:hAnsi="Arial" w:cs="Arial"/>
          <w:color w:val="222222"/>
        </w:rPr>
        <w:t xml:space="preserve"> d’un fichier de configuration.</w:t>
      </w:r>
    </w:p>
    <w:p w:rsidR="00EB5423" w:rsidRPr="00EB5423" w:rsidRDefault="00EB5423" w:rsidP="00EB5423">
      <w:pPr>
        <w:pStyle w:val="Titre3"/>
        <w:shd w:val="clear" w:color="auto" w:fill="FFFFFF"/>
        <w:rPr>
          <w:rFonts w:ascii="Arial" w:hAnsi="Arial" w:cs="Arial"/>
          <w:color w:val="222222"/>
          <w:sz w:val="28"/>
          <w:szCs w:val="28"/>
        </w:rPr>
      </w:pPr>
      <w:r w:rsidRPr="00EB5423">
        <w:rPr>
          <w:rFonts w:ascii="Arial" w:hAnsi="Arial" w:cs="Arial"/>
          <w:color w:val="222222"/>
          <w:sz w:val="28"/>
          <w:szCs w:val="28"/>
        </w:rPr>
        <w:t>Partie Serveur</w:t>
      </w:r>
    </w:p>
    <w:p w:rsidR="00EB5423" w:rsidRPr="00065AAD" w:rsidRDefault="00065AAD" w:rsidP="00065AAD">
      <w:pPr>
        <w:pStyle w:val="Compact"/>
        <w:numPr>
          <w:ilvl w:val="0"/>
          <w:numId w:val="10"/>
        </w:numPr>
        <w:rPr>
          <w:lang w:val="fr-FR"/>
          <w:rPrChange w:id="19" w:author="Jean Marc KOUM MANTSINEN" w:date="2026-07-31T16:29:00Z">
            <w:rPr/>
          </w:rPrChange>
        </w:rPr>
        <w:pPrChange w:id="20" w:author="Jean Marc KOUM MANTSINEN" w:date="2026-07-31T16:29:00Z">
          <w:pPr>
            <w:numPr>
              <w:numId w:val="10"/>
            </w:numPr>
            <w:shd w:val="clear" w:color="auto" w:fill="FFFFFF"/>
            <w:tabs>
              <w:tab w:val="num" w:pos="720"/>
            </w:tabs>
            <w:spacing w:before="100" w:beforeAutospacing="1" w:after="100" w:afterAutospacing="1" w:line="240" w:lineRule="auto"/>
            <w:ind w:left="945" w:hanging="360"/>
          </w:pPr>
        </w:pPrChange>
      </w:pPr>
      <w:ins w:id="21" w:author="Jean Marc KOUM MANTSINEN" w:date="2026-07-31T16:29:00Z">
        <w:r w:rsidRPr="00065AAD">
          <w:rPr>
            <w:lang w:val="fr-FR"/>
            <w:rPrChange w:id="22" w:author="Jean Marc KOUM MANTSINEN" w:date="2026-07-31T16:29:00Z">
              <w:rPr/>
            </w:rPrChange>
          </w:rPr>
          <w:t>réception authentifiée d</w:t>
        </w:r>
        <w:r>
          <w:rPr>
            <w:lang w:val="fr-FR"/>
            <w:rPrChange w:id="23" w:author="Jean Marc KOUM MANTSINEN" w:date="2026-07-31T16:29:00Z">
              <w:rPr/>
            </w:rPrChange>
          </w:rPr>
          <w:t xml:space="preserve">es </w:t>
        </w:r>
        <w:proofErr w:type="spellStart"/>
        <w:r>
          <w:rPr>
            <w:lang w:val="fr-FR"/>
            <w:rPrChange w:id="24" w:author="Jean Marc KOUM MANTSINEN" w:date="2026-07-31T16:29:00Z">
              <w:rPr/>
            </w:rPrChange>
          </w:rPr>
          <w:t>heartbeats</w:t>
        </w:r>
        <w:proofErr w:type="spellEnd"/>
        <w:r>
          <w:rPr>
            <w:lang w:val="fr-FR"/>
            <w:rPrChange w:id="25" w:author="Jean Marc KOUM MANTSINEN" w:date="2026-07-31T16:29:00Z">
              <w:rPr/>
            </w:rPrChange>
          </w:rPr>
          <w:t xml:space="preserve"> et des métriques </w:t>
        </w:r>
      </w:ins>
      <w:del w:id="26" w:author="Jean Marc KOUM MANTSINEN" w:date="2026-07-31T16:29:00Z">
        <w:r w:rsidR="00EB5423" w:rsidRPr="00065AAD" w:rsidDel="00065AAD">
          <w:rPr>
            <w:rFonts w:ascii="Arial" w:hAnsi="Arial" w:cs="Arial"/>
            <w:color w:val="222222"/>
            <w:lang w:val="fr-FR"/>
            <w:rPrChange w:id="27" w:author="Jean Marc KOUM MANTSINEN" w:date="2026-07-31T16:29:00Z">
              <w:rPr/>
            </w:rPrChange>
          </w:rPr>
          <w:delText xml:space="preserve">réception des Heartbeats </w:delText>
        </w:r>
      </w:del>
      <w:r w:rsidR="00EB5423" w:rsidRPr="00065AAD">
        <w:rPr>
          <w:rFonts w:ascii="Arial" w:hAnsi="Arial" w:cs="Arial"/>
          <w:color w:val="222222"/>
          <w:lang w:val="fr-FR"/>
          <w:rPrChange w:id="28" w:author="Jean Marc KOUM MANTSINEN" w:date="2026-07-31T16:29:00Z">
            <w:rPr/>
          </w:rPrChange>
        </w:rPr>
        <w:t>;</w:t>
      </w:r>
    </w:p>
    <w:p w:rsidR="00EB5423" w:rsidRDefault="00EB5423" w:rsidP="00EB542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centralisation</w:t>
      </w:r>
      <w:proofErr w:type="gramEnd"/>
      <w:r>
        <w:rPr>
          <w:rFonts w:ascii="Arial" w:hAnsi="Arial" w:cs="Arial"/>
          <w:color w:val="222222"/>
        </w:rPr>
        <w:t xml:space="preserve"> des informations ;</w:t>
      </w:r>
    </w:p>
    <w:p w:rsidR="00EB5423" w:rsidRDefault="00EB5423" w:rsidP="00EB542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stockage</w:t>
      </w:r>
      <w:proofErr w:type="gramEnd"/>
      <w:r>
        <w:rPr>
          <w:rFonts w:ascii="Arial" w:hAnsi="Arial" w:cs="Arial"/>
          <w:color w:val="222222"/>
        </w:rPr>
        <w:t xml:space="preserve"> des données ;</w:t>
      </w:r>
    </w:p>
    <w:p w:rsidR="00EB5423" w:rsidRDefault="00EB5423" w:rsidP="00EB542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surveillance</w:t>
      </w:r>
      <w:proofErr w:type="gramEnd"/>
      <w:r>
        <w:rPr>
          <w:rFonts w:ascii="Arial" w:hAnsi="Arial" w:cs="Arial"/>
          <w:color w:val="222222"/>
        </w:rPr>
        <w:t xml:space="preserve"> des agents ;</w:t>
      </w:r>
    </w:p>
    <w:p w:rsidR="00EB5423" w:rsidRDefault="00EB5423" w:rsidP="00EB542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génération</w:t>
      </w:r>
      <w:proofErr w:type="gramEnd"/>
      <w:r>
        <w:rPr>
          <w:rFonts w:ascii="Arial" w:hAnsi="Arial" w:cs="Arial"/>
          <w:color w:val="222222"/>
        </w:rPr>
        <w:t xml:space="preserve"> des alertes.</w:t>
      </w:r>
    </w:p>
    <w:p w:rsidR="00182A8B" w:rsidRPr="00182A8B" w:rsidRDefault="00182A8B" w:rsidP="00182A8B"/>
    <w:p w:rsidR="00FD33FD" w:rsidRDefault="00FD33FD" w:rsidP="00FD33FD">
      <w:pPr>
        <w:pStyle w:val="Titre1"/>
        <w:numPr>
          <w:ilvl w:val="0"/>
          <w:numId w:val="3"/>
        </w:numPr>
        <w:spacing w:line="360" w:lineRule="auto"/>
        <w:rPr>
          <w:b/>
          <w:color w:val="auto"/>
          <w:sz w:val="28"/>
          <w:szCs w:val="28"/>
        </w:rPr>
      </w:pPr>
      <w:bookmarkStart w:id="29" w:name="_Toc135042765"/>
      <w:r w:rsidRPr="00A451C0">
        <w:rPr>
          <w:color w:val="auto"/>
          <w:sz w:val="28"/>
          <w:szCs w:val="28"/>
        </w:rPr>
        <w:t>DESCRIPTION FONCTIONNELLE DU BESOIN</w:t>
      </w:r>
      <w:bookmarkEnd w:id="29"/>
      <w:r w:rsidRPr="00A451C0">
        <w:rPr>
          <w:b/>
          <w:color w:val="auto"/>
          <w:sz w:val="28"/>
          <w:szCs w:val="28"/>
        </w:rPr>
        <w:t xml:space="preserve"> </w:t>
      </w:r>
    </w:p>
    <w:p w:rsidR="00EB5423" w:rsidRPr="00CC1D8F" w:rsidRDefault="00EB5423" w:rsidP="00EB5423">
      <w:pPr>
        <w:pStyle w:val="Titre2"/>
        <w:shd w:val="clear" w:color="auto" w:fill="FFFFFF"/>
        <w:rPr>
          <w:rFonts w:ascii="Arial" w:hAnsi="Arial" w:cs="Arial"/>
          <w:b/>
          <w:color w:val="222222"/>
          <w:sz w:val="36"/>
        </w:rPr>
      </w:pPr>
      <w:r w:rsidRPr="00CC1D8F">
        <w:rPr>
          <w:rFonts w:ascii="Arial" w:hAnsi="Arial" w:cs="Arial"/>
          <w:b/>
          <w:color w:val="222222"/>
        </w:rPr>
        <w:t>4.1 Supervision des agents</w:t>
      </w:r>
    </w:p>
    <w:p w:rsidR="00065AAD" w:rsidRDefault="00065AAD" w:rsidP="00EB5423">
      <w:pPr>
        <w:pStyle w:val="NormalWeb"/>
        <w:shd w:val="clear" w:color="auto" w:fill="FFFFFF"/>
        <w:rPr>
          <w:ins w:id="30" w:author="Jean Marc KOUM MANTSINEN" w:date="2026-07-31T16:30:00Z"/>
          <w:rFonts w:ascii="Arial" w:hAnsi="Arial" w:cs="Arial"/>
          <w:color w:val="222222"/>
          <w:lang w:val="fr-FR"/>
        </w:rPr>
      </w:pPr>
      <w:ins w:id="31" w:author="Jean Marc KOUM MANTSINEN" w:date="2026-07-31T16:30:00Z">
        <w:r w:rsidRPr="00065AAD">
          <w:rPr>
            <w:rFonts w:ascii="Arial" w:hAnsi="Arial" w:cs="Arial"/>
            <w:color w:val="222222"/>
            <w:lang w:val="fr-FR"/>
          </w:rPr>
          <w:t xml:space="preserve">Chaque machine exécute un agent Python unique. L’agent collecte régulièrement les informations de la machine et les transmet au serveur central, dans un format normalisé et </w:t>
        </w:r>
        <w:proofErr w:type="spellStart"/>
        <w:r w:rsidRPr="00065AAD">
          <w:rPr>
            <w:rFonts w:ascii="Arial" w:hAnsi="Arial" w:cs="Arial"/>
            <w:color w:val="222222"/>
            <w:lang w:val="fr-FR"/>
          </w:rPr>
          <w:t>versionné</w:t>
        </w:r>
        <w:proofErr w:type="spellEnd"/>
        <w:r w:rsidRPr="00065AAD">
          <w:rPr>
            <w:rFonts w:ascii="Arial" w:hAnsi="Arial" w:cs="Arial"/>
            <w:color w:val="222222"/>
            <w:lang w:val="fr-FR"/>
          </w:rPr>
          <w:t>.</w:t>
        </w:r>
      </w:ins>
    </w:p>
    <w:p w:rsidR="00EB5423" w:rsidRPr="00EB5423" w:rsidDel="00065AAD" w:rsidRDefault="00EB5423" w:rsidP="00EB5423">
      <w:pPr>
        <w:pStyle w:val="NormalWeb"/>
        <w:shd w:val="clear" w:color="auto" w:fill="FFFFFF"/>
        <w:rPr>
          <w:del w:id="32" w:author="Jean Marc KOUM MANTSINEN" w:date="2026-07-31T16:30:00Z"/>
          <w:rFonts w:ascii="Arial" w:hAnsi="Arial" w:cs="Arial"/>
          <w:color w:val="222222"/>
          <w:lang w:val="fr-FR"/>
        </w:rPr>
      </w:pPr>
      <w:del w:id="33" w:author="Jean Marc KOUM MANTSINEN" w:date="2026-07-31T16:30:00Z">
        <w:r w:rsidRPr="00EB5423" w:rsidDel="00065AAD">
          <w:rPr>
            <w:rFonts w:ascii="Arial" w:hAnsi="Arial" w:cs="Arial"/>
            <w:color w:val="222222"/>
            <w:lang w:val="fr-FR"/>
          </w:rPr>
          <w:delText>Chaque machine exécute un agent Python.</w:delText>
        </w:r>
      </w:del>
    </w:p>
    <w:p w:rsidR="00EB5423" w:rsidRPr="00EB5423" w:rsidDel="00065AAD" w:rsidRDefault="00EB5423" w:rsidP="00EB5423">
      <w:pPr>
        <w:pStyle w:val="NormalWeb"/>
        <w:shd w:val="clear" w:color="auto" w:fill="FFFFFF"/>
        <w:rPr>
          <w:del w:id="34" w:author="Jean Marc KOUM MANTSINEN" w:date="2026-07-31T16:30:00Z"/>
          <w:rFonts w:ascii="Arial" w:hAnsi="Arial" w:cs="Arial"/>
          <w:color w:val="222222"/>
          <w:lang w:val="fr-FR"/>
        </w:rPr>
      </w:pPr>
      <w:del w:id="35" w:author="Jean Marc KOUM MANTSINEN" w:date="2026-07-31T16:30:00Z">
        <w:r w:rsidRPr="00EB5423" w:rsidDel="00065AAD">
          <w:rPr>
            <w:rFonts w:ascii="Arial" w:hAnsi="Arial" w:cs="Arial"/>
            <w:color w:val="222222"/>
            <w:lang w:val="fr-FR"/>
          </w:rPr>
          <w:delText>L’agent collecte régulièrement les informations de la machine puis les transmet au serveur central.</w:delText>
        </w:r>
      </w:del>
    </w:p>
    <w:p w:rsidR="00EB5423" w:rsidRDefault="00EB5423" w:rsidP="00EB542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Les </w:t>
      </w:r>
      <w:proofErr w:type="spellStart"/>
      <w:r>
        <w:rPr>
          <w:rFonts w:ascii="Arial" w:hAnsi="Arial" w:cs="Arial"/>
          <w:color w:val="222222"/>
        </w:rPr>
        <w:t>informations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Fonts w:ascii="Arial" w:hAnsi="Arial" w:cs="Arial"/>
          <w:color w:val="222222"/>
        </w:rPr>
        <w:t>comprennent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</w:rPr>
        <w:t>notamment</w:t>
      </w:r>
      <w:proofErr w:type="spellEnd"/>
      <w:r>
        <w:rPr>
          <w:rFonts w:ascii="Arial" w:hAnsi="Arial" w:cs="Arial"/>
          <w:color w:val="222222"/>
        </w:rPr>
        <w:t xml:space="preserve"> :</w:t>
      </w:r>
      <w:proofErr w:type="gramEnd"/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nom</w:t>
      </w:r>
      <w:proofErr w:type="gramEnd"/>
      <w:r>
        <w:rPr>
          <w:rFonts w:ascii="Arial" w:hAnsi="Arial" w:cs="Arial"/>
          <w:color w:val="222222"/>
        </w:rPr>
        <w:t xml:space="preserve"> de la machine ;</w:t>
      </w:r>
    </w:p>
    <w:p w:rsidR="00CC1D8F" w:rsidRDefault="00CC1D8F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son</w:t>
      </w:r>
      <w:proofErr w:type="gramEnd"/>
      <w:r>
        <w:rPr>
          <w:rFonts w:ascii="Arial" w:hAnsi="Arial" w:cs="Arial"/>
          <w:color w:val="222222"/>
        </w:rPr>
        <w:t xml:space="preserve"> état de fonctionnement 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système</w:t>
      </w:r>
      <w:proofErr w:type="gramEnd"/>
      <w:r>
        <w:rPr>
          <w:rFonts w:ascii="Arial" w:hAnsi="Arial" w:cs="Arial"/>
          <w:color w:val="222222"/>
        </w:rPr>
        <w:t xml:space="preserve"> d’exploitation 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adresse</w:t>
      </w:r>
      <w:proofErr w:type="gramEnd"/>
      <w:r>
        <w:rPr>
          <w:rFonts w:ascii="Arial" w:hAnsi="Arial" w:cs="Arial"/>
          <w:color w:val="222222"/>
        </w:rPr>
        <w:t xml:space="preserve"> IP 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nom</w:t>
      </w:r>
      <w:proofErr w:type="gramEnd"/>
      <w:r>
        <w:rPr>
          <w:rFonts w:ascii="Arial" w:hAnsi="Arial" w:cs="Arial"/>
          <w:color w:val="222222"/>
        </w:rPr>
        <w:t xml:space="preserve"> de l’agent 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version</w:t>
      </w:r>
      <w:proofErr w:type="gramEnd"/>
      <w:r>
        <w:rPr>
          <w:rFonts w:ascii="Arial" w:hAnsi="Arial" w:cs="Arial"/>
          <w:color w:val="222222"/>
        </w:rPr>
        <w:t xml:space="preserve"> de l’agent 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date</w:t>
      </w:r>
      <w:proofErr w:type="gramEnd"/>
      <w:r>
        <w:rPr>
          <w:rFonts w:ascii="Arial" w:hAnsi="Arial" w:cs="Arial"/>
          <w:color w:val="222222"/>
        </w:rPr>
        <w:t xml:space="preserve"> et heure 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utilisation</w:t>
      </w:r>
      <w:proofErr w:type="gramEnd"/>
      <w:r>
        <w:rPr>
          <w:rFonts w:ascii="Arial" w:hAnsi="Arial" w:cs="Arial"/>
          <w:color w:val="222222"/>
        </w:rPr>
        <w:t xml:space="preserve"> CPU 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mémoire</w:t>
      </w:r>
      <w:proofErr w:type="gramEnd"/>
      <w:r>
        <w:rPr>
          <w:rFonts w:ascii="Arial" w:hAnsi="Arial" w:cs="Arial"/>
          <w:color w:val="222222"/>
        </w:rPr>
        <w:t xml:space="preserve"> RAM ;</w:t>
      </w:r>
    </w:p>
    <w:p w:rsidR="00EB5423" w:rsidRDefault="00EB5423" w:rsidP="00EB542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espace</w:t>
      </w:r>
      <w:proofErr w:type="gramEnd"/>
      <w:r>
        <w:rPr>
          <w:rFonts w:ascii="Arial" w:hAnsi="Arial" w:cs="Arial"/>
          <w:color w:val="222222"/>
        </w:rPr>
        <w:t xml:space="preserve"> disque ;</w:t>
      </w:r>
    </w:p>
    <w:p w:rsidR="00EB5423" w:rsidRPr="008430EF" w:rsidRDefault="00EB5423" w:rsidP="008430E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gramStart"/>
      <w:r>
        <w:rPr>
          <w:rFonts w:ascii="Arial" w:hAnsi="Arial" w:cs="Arial"/>
          <w:color w:val="222222"/>
        </w:rPr>
        <w:t>statut</w:t>
      </w:r>
      <w:proofErr w:type="gramEnd"/>
      <w:r>
        <w:rPr>
          <w:rFonts w:ascii="Arial" w:hAnsi="Arial" w:cs="Arial"/>
          <w:color w:val="222222"/>
        </w:rPr>
        <w:t xml:space="preserve"> de l’agent.</w:t>
      </w:r>
      <w:r w:rsidR="008430EF" w:rsidRPr="008430EF">
        <w:rPr>
          <w:rFonts w:ascii="Arial" w:hAnsi="Arial" w:cs="Arial"/>
          <w:color w:val="222222"/>
        </w:rPr>
        <w:t xml:space="preserve"> </w:t>
      </w:r>
    </w:p>
    <w:p w:rsidR="00EB5423" w:rsidRPr="00CC1D8F" w:rsidRDefault="00EB5423" w:rsidP="00EB5423">
      <w:pPr>
        <w:pStyle w:val="Titre2"/>
        <w:shd w:val="clear" w:color="auto" w:fill="FFFFFF"/>
        <w:rPr>
          <w:rFonts w:ascii="Arial" w:hAnsi="Arial" w:cs="Arial"/>
          <w:b/>
          <w:color w:val="222222"/>
        </w:rPr>
      </w:pPr>
      <w:r w:rsidRPr="00CC1D8F">
        <w:rPr>
          <w:rFonts w:ascii="Arial" w:hAnsi="Arial" w:cs="Arial"/>
          <w:b/>
          <w:color w:val="222222"/>
        </w:rPr>
        <w:t xml:space="preserve">4.2 </w:t>
      </w:r>
      <w:proofErr w:type="spellStart"/>
      <w:r w:rsidRPr="00CC1D8F">
        <w:rPr>
          <w:rFonts w:ascii="Arial" w:hAnsi="Arial" w:cs="Arial"/>
          <w:b/>
          <w:color w:val="222222"/>
        </w:rPr>
        <w:t>Heartbeat</w:t>
      </w:r>
      <w:proofErr w:type="spellEnd"/>
    </w:p>
    <w:p w:rsidR="00EB5423" w:rsidRPr="00EB5423" w:rsidRDefault="00EB5423" w:rsidP="00EB5423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EB5423">
        <w:rPr>
          <w:rFonts w:ascii="Arial" w:hAnsi="Arial" w:cs="Arial"/>
          <w:color w:val="222222"/>
          <w:lang w:val="fr-FR"/>
        </w:rPr>
        <w:t>Toutes les X secondes (par exemple 30 secondes), chaque agent envoie automatiquement un </w:t>
      </w:r>
      <w:proofErr w:type="spellStart"/>
      <w:r w:rsidRPr="00EB5423">
        <w:rPr>
          <w:rFonts w:ascii="Arial" w:hAnsi="Arial" w:cs="Arial"/>
          <w:b/>
          <w:bCs/>
          <w:color w:val="222222"/>
          <w:lang w:val="fr-FR"/>
        </w:rPr>
        <w:t>Heartbeat</w:t>
      </w:r>
      <w:proofErr w:type="spellEnd"/>
      <w:r w:rsidR="00CC1D8F">
        <w:rPr>
          <w:rFonts w:ascii="Arial" w:hAnsi="Arial" w:cs="Arial"/>
          <w:b/>
          <w:bCs/>
          <w:color w:val="222222"/>
          <w:lang w:val="fr-FR"/>
        </w:rPr>
        <w:t xml:space="preserve"> </w:t>
      </w:r>
      <w:proofErr w:type="gramStart"/>
      <w:r w:rsidR="00CC1D8F">
        <w:rPr>
          <w:rFonts w:ascii="Arial" w:hAnsi="Arial" w:cs="Arial"/>
          <w:b/>
          <w:bCs/>
          <w:color w:val="222222"/>
          <w:lang w:val="fr-FR"/>
        </w:rPr>
        <w:t xml:space="preserve">( </w:t>
      </w:r>
      <w:r w:rsidR="00CC1D8F" w:rsidRPr="00CC1D8F">
        <w:rPr>
          <w:rFonts w:ascii="Arial" w:hAnsi="Arial" w:cs="Arial"/>
          <w:bCs/>
          <w:color w:val="222222"/>
          <w:lang w:val="fr-FR"/>
        </w:rPr>
        <w:t>signal</w:t>
      </w:r>
      <w:proofErr w:type="gramEnd"/>
      <w:r w:rsidR="00CC1D8F" w:rsidRPr="00CC1D8F">
        <w:rPr>
          <w:rFonts w:ascii="Arial" w:hAnsi="Arial" w:cs="Arial"/>
          <w:bCs/>
          <w:color w:val="222222"/>
          <w:lang w:val="fr-FR"/>
        </w:rPr>
        <w:t xml:space="preserve"> de présence</w:t>
      </w:r>
      <w:r w:rsidR="00CC1D8F">
        <w:rPr>
          <w:rFonts w:ascii="Arial" w:hAnsi="Arial" w:cs="Arial"/>
          <w:b/>
          <w:bCs/>
          <w:color w:val="222222"/>
          <w:lang w:val="fr-FR"/>
        </w:rPr>
        <w:t>)</w:t>
      </w:r>
      <w:r w:rsidRPr="00EB5423">
        <w:rPr>
          <w:rFonts w:ascii="Arial" w:hAnsi="Arial" w:cs="Arial"/>
          <w:color w:val="222222"/>
          <w:lang w:val="fr-FR"/>
        </w:rPr>
        <w:t>.</w:t>
      </w:r>
    </w:p>
    <w:p w:rsidR="00EB5423" w:rsidRDefault="00EB5423" w:rsidP="00EB5423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Le </w:t>
      </w:r>
      <w:proofErr w:type="spellStart"/>
      <w:r>
        <w:rPr>
          <w:rFonts w:ascii="Arial" w:hAnsi="Arial" w:cs="Arial"/>
          <w:color w:val="222222"/>
        </w:rPr>
        <w:t>serveur</w:t>
      </w:r>
      <w:proofErr w:type="spellEnd"/>
      <w:r>
        <w:rPr>
          <w:rFonts w:ascii="Arial" w:hAnsi="Arial" w:cs="Arial"/>
          <w:color w:val="222222"/>
        </w:rPr>
        <w:t xml:space="preserve"> </w:t>
      </w:r>
      <w:proofErr w:type="spellStart"/>
      <w:proofErr w:type="gramStart"/>
      <w:r>
        <w:rPr>
          <w:rFonts w:ascii="Arial" w:hAnsi="Arial" w:cs="Arial"/>
          <w:color w:val="222222"/>
        </w:rPr>
        <w:t>vérifie</w:t>
      </w:r>
      <w:proofErr w:type="spellEnd"/>
      <w:r>
        <w:rPr>
          <w:rFonts w:ascii="Arial" w:hAnsi="Arial" w:cs="Arial"/>
          <w:color w:val="222222"/>
        </w:rPr>
        <w:t xml:space="preserve"> :</w:t>
      </w:r>
      <w:proofErr w:type="gramEnd"/>
    </w:p>
    <w:p w:rsidR="00EB5423" w:rsidRDefault="0074420C" w:rsidP="00EB542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</w:t>
      </w:r>
      <w:r w:rsidR="00EB5423">
        <w:rPr>
          <w:rFonts w:ascii="Arial" w:hAnsi="Arial" w:cs="Arial"/>
          <w:color w:val="222222"/>
        </w:rPr>
        <w:t xml:space="preserve">i le </w:t>
      </w:r>
      <w:proofErr w:type="spellStart"/>
      <w:r w:rsidR="00EB5423">
        <w:rPr>
          <w:rFonts w:ascii="Arial" w:hAnsi="Arial" w:cs="Arial"/>
          <w:color w:val="222222"/>
        </w:rPr>
        <w:t>Heartbeat</w:t>
      </w:r>
      <w:proofErr w:type="spellEnd"/>
      <w:r w:rsidR="00EB5423">
        <w:rPr>
          <w:rFonts w:ascii="Arial" w:hAnsi="Arial" w:cs="Arial"/>
          <w:color w:val="222222"/>
        </w:rPr>
        <w:t xml:space="preserve"> est reçu ;</w:t>
      </w:r>
    </w:p>
    <w:p w:rsidR="00EB5423" w:rsidRDefault="0074420C" w:rsidP="00EB542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</w:t>
      </w:r>
      <w:r w:rsidR="00EB5423">
        <w:rPr>
          <w:rFonts w:ascii="Arial" w:hAnsi="Arial" w:cs="Arial"/>
          <w:color w:val="222222"/>
        </w:rPr>
        <w:t xml:space="preserve">a date du dernier </w:t>
      </w:r>
      <w:proofErr w:type="spellStart"/>
      <w:r w:rsidR="00EB5423">
        <w:rPr>
          <w:rFonts w:ascii="Arial" w:hAnsi="Arial" w:cs="Arial"/>
          <w:color w:val="222222"/>
        </w:rPr>
        <w:t>Heartbeat</w:t>
      </w:r>
      <w:proofErr w:type="spellEnd"/>
      <w:r w:rsidR="00EB5423">
        <w:rPr>
          <w:rFonts w:ascii="Arial" w:hAnsi="Arial" w:cs="Arial"/>
          <w:color w:val="222222"/>
        </w:rPr>
        <w:t>.</w:t>
      </w:r>
    </w:p>
    <w:p w:rsidR="00EB5423" w:rsidRDefault="00EB5423" w:rsidP="00EB5423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EB5423">
        <w:rPr>
          <w:rFonts w:ascii="Arial" w:hAnsi="Arial" w:cs="Arial"/>
          <w:color w:val="222222"/>
          <w:lang w:val="fr-FR"/>
        </w:rPr>
        <w:t xml:space="preserve">Si aucun </w:t>
      </w:r>
      <w:proofErr w:type="spellStart"/>
      <w:r w:rsidRPr="00EB5423">
        <w:rPr>
          <w:rFonts w:ascii="Arial" w:hAnsi="Arial" w:cs="Arial"/>
          <w:color w:val="222222"/>
          <w:lang w:val="fr-FR"/>
        </w:rPr>
        <w:t>Heartbeat</w:t>
      </w:r>
      <w:proofErr w:type="spellEnd"/>
      <w:r w:rsidRPr="00EB5423">
        <w:rPr>
          <w:rFonts w:ascii="Arial" w:hAnsi="Arial" w:cs="Arial"/>
          <w:color w:val="222222"/>
          <w:lang w:val="fr-FR"/>
        </w:rPr>
        <w:t xml:space="preserve"> n’est reçu pendant une durée définie, l’agent est considéré comme indisponible.</w:t>
      </w:r>
    </w:p>
    <w:p w:rsidR="00CC1D8F" w:rsidRPr="00CC1D8F" w:rsidRDefault="00CC1D8F" w:rsidP="00CC1D8F">
      <w:pPr>
        <w:pStyle w:val="Titre2"/>
        <w:shd w:val="clear" w:color="auto" w:fill="FFFFFF"/>
        <w:rPr>
          <w:rFonts w:ascii="Arial" w:hAnsi="Arial" w:cs="Arial"/>
          <w:b/>
          <w:color w:val="222222"/>
          <w:sz w:val="36"/>
        </w:rPr>
      </w:pPr>
      <w:r w:rsidRPr="00CC1D8F">
        <w:rPr>
          <w:rFonts w:ascii="Arial" w:hAnsi="Arial" w:cs="Arial"/>
          <w:b/>
          <w:color w:val="222222"/>
        </w:rPr>
        <w:t>4.3 Tableau de bord</w:t>
      </w:r>
    </w:p>
    <w:p w:rsidR="00CC1D8F" w:rsidRPr="00CC1D8F" w:rsidRDefault="00CC1D8F" w:rsidP="00CC1D8F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CC1D8F">
        <w:rPr>
          <w:rFonts w:ascii="Arial" w:hAnsi="Arial" w:cs="Arial"/>
          <w:color w:val="222222"/>
          <w:lang w:val="fr-FR"/>
        </w:rPr>
        <w:t>Le serveur doit afficher :</w:t>
      </w:r>
    </w:p>
    <w:p w:rsidR="00CC1D8F" w:rsidRDefault="0074420C" w:rsidP="00CC1D8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</w:t>
      </w:r>
      <w:r w:rsidR="00CC1D8F">
        <w:rPr>
          <w:rFonts w:ascii="Arial" w:hAnsi="Arial" w:cs="Arial"/>
          <w:color w:val="222222"/>
        </w:rPr>
        <w:t>iste des agents ;</w:t>
      </w:r>
    </w:p>
    <w:p w:rsidR="00CC1D8F" w:rsidRDefault="0074420C" w:rsidP="00CC1D8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</w:t>
      </w:r>
      <w:r w:rsidR="00CC1D8F">
        <w:rPr>
          <w:rFonts w:ascii="Arial" w:hAnsi="Arial" w:cs="Arial"/>
          <w:color w:val="222222"/>
        </w:rPr>
        <w:t>tatut En ligne / Hors ligne ;</w:t>
      </w:r>
    </w:p>
    <w:p w:rsidR="00CC1D8F" w:rsidRDefault="0074420C" w:rsidP="00CC1D8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D</w:t>
      </w:r>
      <w:r w:rsidR="00CC1D8F">
        <w:rPr>
          <w:rFonts w:ascii="Arial" w:hAnsi="Arial" w:cs="Arial"/>
          <w:color w:val="222222"/>
        </w:rPr>
        <w:t>ernière communication ;</w:t>
      </w:r>
    </w:p>
    <w:p w:rsidR="00CC1D8F" w:rsidRDefault="0074420C" w:rsidP="00CC1D8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S</w:t>
      </w:r>
      <w:r w:rsidR="00CC1D8F">
        <w:rPr>
          <w:rFonts w:ascii="Arial" w:hAnsi="Arial" w:cs="Arial"/>
          <w:color w:val="222222"/>
        </w:rPr>
        <w:t>ystème d’exploitation ;</w:t>
      </w:r>
    </w:p>
    <w:p w:rsidR="00CC1D8F" w:rsidRDefault="0074420C" w:rsidP="00CC1D8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V</w:t>
      </w:r>
      <w:r w:rsidR="00CC1D8F">
        <w:rPr>
          <w:rFonts w:ascii="Arial" w:hAnsi="Arial" w:cs="Arial"/>
          <w:color w:val="222222"/>
        </w:rPr>
        <w:t>ersion de l’agent ;</w:t>
      </w:r>
    </w:p>
    <w:p w:rsidR="00CC1D8F" w:rsidRDefault="0074420C" w:rsidP="00CC1D8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R</w:t>
      </w:r>
      <w:r w:rsidR="00CC1D8F">
        <w:rPr>
          <w:rFonts w:ascii="Arial" w:hAnsi="Arial" w:cs="Arial"/>
          <w:color w:val="222222"/>
        </w:rPr>
        <w:t>essources de la machine ;</w:t>
      </w:r>
    </w:p>
    <w:p w:rsidR="00CC1D8F" w:rsidRDefault="0074420C" w:rsidP="00CC1D8F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A</w:t>
      </w:r>
      <w:r w:rsidR="00CC1D8F">
        <w:rPr>
          <w:rFonts w:ascii="Arial" w:hAnsi="Arial" w:cs="Arial"/>
          <w:color w:val="222222"/>
        </w:rPr>
        <w:t>lertes en cours.</w:t>
      </w:r>
    </w:p>
    <w:p w:rsidR="00CC1D8F" w:rsidRPr="00CC1D8F" w:rsidRDefault="00CC1D8F" w:rsidP="008430EF">
      <w:pPr>
        <w:shd w:val="clear" w:color="auto" w:fill="FFFFFF"/>
        <w:spacing w:after="0"/>
        <w:rPr>
          <w:rFonts w:ascii="Arial" w:hAnsi="Arial" w:cs="Arial"/>
          <w:b/>
          <w:color w:val="222222"/>
        </w:rPr>
      </w:pPr>
      <w:r w:rsidRPr="00CC1D8F">
        <w:rPr>
          <w:rFonts w:ascii="Arial" w:hAnsi="Arial" w:cs="Arial"/>
          <w:b/>
          <w:color w:val="222222"/>
        </w:rPr>
        <w:t>4.4 Gestion des configurations</w:t>
      </w:r>
    </w:p>
    <w:p w:rsidR="00CC1D8F" w:rsidRPr="00CC1D8F" w:rsidRDefault="00CC1D8F" w:rsidP="00CC1D8F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CC1D8F">
        <w:rPr>
          <w:rFonts w:ascii="Arial" w:hAnsi="Arial" w:cs="Arial"/>
          <w:color w:val="222222"/>
          <w:lang w:val="fr-FR"/>
        </w:rPr>
        <w:t xml:space="preserve">L’architecture actuelle utilise des fichiers </w:t>
      </w:r>
      <w:r w:rsidRPr="00CC1D8F">
        <w:rPr>
          <w:rFonts w:ascii="Arial" w:hAnsi="Arial" w:cs="Arial"/>
          <w:b/>
          <w:color w:val="222222"/>
          <w:lang w:val="fr-FR"/>
        </w:rPr>
        <w:t>JSON</w:t>
      </w:r>
      <w:r w:rsidRPr="00CC1D8F">
        <w:rPr>
          <w:rFonts w:ascii="Arial" w:hAnsi="Arial" w:cs="Arial"/>
          <w:color w:val="222222"/>
          <w:lang w:val="fr-FR"/>
        </w:rPr>
        <w:t>.</w:t>
      </w:r>
    </w:p>
    <w:p w:rsidR="00CC1D8F" w:rsidRPr="00CC1D8F" w:rsidRDefault="00CC1D8F" w:rsidP="00CC1D8F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CC1D8F">
        <w:rPr>
          <w:rFonts w:ascii="Arial" w:hAnsi="Arial" w:cs="Arial"/>
          <w:color w:val="222222"/>
          <w:lang w:val="fr-FR"/>
        </w:rPr>
        <w:t>Le projet devra proposer une solution plus simple permettant :</w:t>
      </w:r>
    </w:p>
    <w:p w:rsidR="00CC1D8F" w:rsidRDefault="0074420C" w:rsidP="00CC1D8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</w:t>
      </w:r>
      <w:r w:rsidR="00CC1D8F">
        <w:rPr>
          <w:rFonts w:ascii="Arial" w:hAnsi="Arial" w:cs="Arial"/>
          <w:color w:val="222222"/>
        </w:rPr>
        <w:t>ne configuration centralisée ;</w:t>
      </w:r>
    </w:p>
    <w:p w:rsidR="00CC1D8F" w:rsidRDefault="0074420C" w:rsidP="00CC1D8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U</w:t>
      </w:r>
      <w:r w:rsidR="00CC1D8F">
        <w:rPr>
          <w:rFonts w:ascii="Arial" w:hAnsi="Arial" w:cs="Arial"/>
          <w:color w:val="222222"/>
        </w:rPr>
        <w:t>ne mise à jour simplifiée des paramètres ;</w:t>
      </w:r>
    </w:p>
    <w:p w:rsidR="00CA203D" w:rsidRDefault="0074420C" w:rsidP="00CC1D8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La </w:t>
      </w:r>
      <w:r w:rsidR="00CA203D">
        <w:rPr>
          <w:rFonts w:ascii="Arial" w:hAnsi="Arial" w:cs="Arial"/>
          <w:color w:val="222222"/>
        </w:rPr>
        <w:t>création automatique des alertes ;</w:t>
      </w:r>
    </w:p>
    <w:p w:rsidR="00CC1D8F" w:rsidRDefault="0074420C" w:rsidP="00CC1D8F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M</w:t>
      </w:r>
      <w:r w:rsidR="00CC1D8F">
        <w:rPr>
          <w:rFonts w:ascii="Arial" w:hAnsi="Arial" w:cs="Arial"/>
          <w:color w:val="222222"/>
        </w:rPr>
        <w:t>oins de duplication des fichiers.</w:t>
      </w:r>
    </w:p>
    <w:p w:rsidR="00CC1D8F" w:rsidRDefault="00CC1D8F" w:rsidP="00CC1D8F">
      <w:pPr>
        <w:shd w:val="clear" w:color="auto" w:fill="FFFFFF"/>
        <w:spacing w:after="0"/>
        <w:rPr>
          <w:rFonts w:ascii="Arial" w:hAnsi="Arial" w:cs="Arial"/>
          <w:color w:val="222222"/>
        </w:rPr>
      </w:pPr>
    </w:p>
    <w:p w:rsidR="00CC1D8F" w:rsidRPr="00CC1D8F" w:rsidRDefault="00CC1D8F" w:rsidP="00CC1D8F">
      <w:pPr>
        <w:pStyle w:val="Titre2"/>
        <w:shd w:val="clear" w:color="auto" w:fill="FFFFFF"/>
        <w:rPr>
          <w:rFonts w:ascii="Arial" w:hAnsi="Arial" w:cs="Arial"/>
          <w:b/>
          <w:color w:val="222222"/>
        </w:rPr>
      </w:pPr>
      <w:r w:rsidRPr="00CC1D8F">
        <w:rPr>
          <w:rFonts w:ascii="Arial" w:hAnsi="Arial" w:cs="Arial"/>
          <w:b/>
          <w:color w:val="222222"/>
        </w:rPr>
        <w:t xml:space="preserve">4.5 Compatibilité </w:t>
      </w:r>
      <w:proofErr w:type="spellStart"/>
      <w:r w:rsidRPr="00CC1D8F">
        <w:rPr>
          <w:rFonts w:ascii="Arial" w:hAnsi="Arial" w:cs="Arial"/>
          <w:b/>
          <w:color w:val="222222"/>
        </w:rPr>
        <w:t>multi-plateforme</w:t>
      </w:r>
      <w:proofErr w:type="spellEnd"/>
    </w:p>
    <w:p w:rsidR="00CC1D8F" w:rsidRPr="00CC1D8F" w:rsidRDefault="00CC1D8F" w:rsidP="00CC1D8F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  <w:r w:rsidRPr="00CC1D8F">
        <w:rPr>
          <w:rFonts w:ascii="Arial" w:hAnsi="Arial" w:cs="Arial"/>
          <w:color w:val="222222"/>
          <w:lang w:val="fr-FR"/>
        </w:rPr>
        <w:t>L’agent devra fonctionner sur :</w:t>
      </w:r>
    </w:p>
    <w:p w:rsidR="00CC1D8F" w:rsidRDefault="00CC1D8F" w:rsidP="00CC1D8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Windows</w:t>
      </w:r>
    </w:p>
    <w:p w:rsidR="00CC1D8F" w:rsidRDefault="00CC1D8F" w:rsidP="00CC1D8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Linux</w:t>
      </w:r>
    </w:p>
    <w:p w:rsidR="00CC1D8F" w:rsidRDefault="00CC1D8F" w:rsidP="00CC1D8F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hAnsi="Arial" w:cs="Arial"/>
          <w:color w:val="222222"/>
        </w:rPr>
      </w:pPr>
      <w:proofErr w:type="spellStart"/>
      <w:proofErr w:type="gramStart"/>
      <w:r>
        <w:rPr>
          <w:rFonts w:ascii="Arial" w:hAnsi="Arial" w:cs="Arial"/>
          <w:color w:val="222222"/>
        </w:rPr>
        <w:t>macOS</w:t>
      </w:r>
      <w:proofErr w:type="spellEnd"/>
      <w:proofErr w:type="gramEnd"/>
    </w:p>
    <w:p w:rsidR="00CC1D8F" w:rsidRPr="00EB5423" w:rsidRDefault="00CC1D8F" w:rsidP="00EB5423">
      <w:pPr>
        <w:pStyle w:val="NormalWeb"/>
        <w:shd w:val="clear" w:color="auto" w:fill="FFFFFF"/>
        <w:rPr>
          <w:rFonts w:ascii="Arial" w:hAnsi="Arial" w:cs="Arial"/>
          <w:color w:val="222222"/>
          <w:lang w:val="fr-FR"/>
        </w:rPr>
      </w:pPr>
    </w:p>
    <w:p w:rsidR="00EB5423" w:rsidRPr="00EB5423" w:rsidRDefault="00EB5423" w:rsidP="00EB5423"/>
    <w:p w:rsidR="00FD33FD" w:rsidRDefault="00FD33FD" w:rsidP="00FD33FD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36" w:name="_Toc107239084"/>
      <w:bookmarkStart w:id="37" w:name="_Toc135042766"/>
      <w:r w:rsidRPr="00A451C0">
        <w:rPr>
          <w:color w:val="auto"/>
          <w:sz w:val="28"/>
          <w:szCs w:val="28"/>
        </w:rPr>
        <w:t>CIBLE</w:t>
      </w:r>
      <w:bookmarkEnd w:id="36"/>
      <w:bookmarkEnd w:id="37"/>
    </w:p>
    <w:p w:rsidR="008430EF" w:rsidRDefault="008C28FB" w:rsidP="008430EF">
      <w:r>
        <w:t>Cette solution est destinée à :</w:t>
      </w:r>
    </w:p>
    <w:p w:rsidR="008C28FB" w:rsidRDefault="008C28FB" w:rsidP="008C28FB">
      <w:pPr>
        <w:pStyle w:val="Paragraphedeliste"/>
        <w:numPr>
          <w:ilvl w:val="0"/>
          <w:numId w:val="16"/>
        </w:numPr>
      </w:pPr>
      <w:r>
        <w:t>La production informatique ;</w:t>
      </w:r>
    </w:p>
    <w:p w:rsidR="008C28FB" w:rsidRDefault="008C28FB" w:rsidP="008C28FB">
      <w:pPr>
        <w:pStyle w:val="Paragraphedeliste"/>
        <w:numPr>
          <w:ilvl w:val="0"/>
          <w:numId w:val="16"/>
        </w:numPr>
      </w:pPr>
      <w:r>
        <w:t>Le support informatique ;</w:t>
      </w:r>
    </w:p>
    <w:p w:rsidR="008C28FB" w:rsidRDefault="008C28FB" w:rsidP="008C28FB">
      <w:pPr>
        <w:pStyle w:val="Paragraphedeliste"/>
        <w:numPr>
          <w:ilvl w:val="0"/>
          <w:numId w:val="16"/>
        </w:numPr>
      </w:pPr>
      <w:r>
        <w:t>Les administrat</w:t>
      </w:r>
      <w:r w:rsidR="000B2177">
        <w:t>eurs systèmes ;</w:t>
      </w:r>
    </w:p>
    <w:p w:rsidR="000B2177" w:rsidRDefault="000B2177" w:rsidP="008C28FB">
      <w:pPr>
        <w:pStyle w:val="Paragraphedeliste"/>
        <w:numPr>
          <w:ilvl w:val="0"/>
          <w:numId w:val="16"/>
        </w:numPr>
      </w:pPr>
      <w:r>
        <w:t>Les équipes infrastructure réseau et système ;</w:t>
      </w:r>
    </w:p>
    <w:p w:rsidR="000B2177" w:rsidRPr="008430EF" w:rsidRDefault="000B2177" w:rsidP="008C28FB">
      <w:pPr>
        <w:pStyle w:val="Paragraphedeliste"/>
        <w:numPr>
          <w:ilvl w:val="0"/>
          <w:numId w:val="16"/>
        </w:numPr>
      </w:pPr>
      <w:r>
        <w:t>Les responsables de l’exploitation informatique.</w:t>
      </w:r>
    </w:p>
    <w:p w:rsidR="000B2177" w:rsidRDefault="00FD33FD" w:rsidP="000B2177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38" w:name="_Toc135042767"/>
      <w:r w:rsidRPr="00A451C0">
        <w:rPr>
          <w:color w:val="auto"/>
          <w:sz w:val="28"/>
          <w:szCs w:val="28"/>
        </w:rPr>
        <w:t>POLITIQUE DE DISTRIBUTION AUX CLIENTS</w:t>
      </w:r>
      <w:bookmarkEnd w:id="38"/>
    </w:p>
    <w:p w:rsidR="000B2177" w:rsidRPr="000B2177" w:rsidRDefault="000B2177" w:rsidP="000B2177">
      <w:pPr>
        <w:pStyle w:val="Paragraphedeliste"/>
        <w:numPr>
          <w:ilvl w:val="0"/>
          <w:numId w:val="21"/>
        </w:numPr>
        <w:rPr>
          <w:rFonts w:eastAsiaTheme="majorEastAsia" w:cs="Tahoma"/>
          <w:szCs w:val="24"/>
        </w:rPr>
      </w:pPr>
      <w:r w:rsidRPr="000B2177">
        <w:rPr>
          <w:rFonts w:cs="Tahoma"/>
          <w:szCs w:val="24"/>
        </w:rPr>
        <w:t>La plateforme sera exclusivement utilisée en interne.</w:t>
      </w:r>
    </w:p>
    <w:p w:rsidR="000B2177" w:rsidRPr="000B2177" w:rsidRDefault="000B2177" w:rsidP="000B2177">
      <w:pPr>
        <w:pStyle w:val="Paragraphedeliste"/>
        <w:numPr>
          <w:ilvl w:val="0"/>
          <w:numId w:val="20"/>
        </w:numPr>
        <w:rPr>
          <w:rFonts w:eastAsiaTheme="majorEastAsia" w:cs="Tahoma"/>
          <w:sz w:val="20"/>
          <w:szCs w:val="20"/>
        </w:rPr>
      </w:pPr>
      <w:r w:rsidRPr="000B2177">
        <w:rPr>
          <w:rFonts w:eastAsia="Times New Roman" w:cs="Tahoma"/>
          <w:szCs w:val="24"/>
        </w:rPr>
        <w:t>Les agents seront déployés sur les serveurs autorisés.</w:t>
      </w:r>
    </w:p>
    <w:p w:rsidR="000B2177" w:rsidRPr="000B2177" w:rsidRDefault="000B2177" w:rsidP="000B2177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ahoma"/>
          <w:szCs w:val="24"/>
        </w:rPr>
      </w:pPr>
      <w:r w:rsidRPr="000B2177">
        <w:rPr>
          <w:rFonts w:eastAsia="Times New Roman" w:cs="Tahoma"/>
          <w:szCs w:val="24"/>
        </w:rPr>
        <w:t>Les accès à la plateforme seront sécurisés selon différents profils (administrateur, exploitant, consultation).</w:t>
      </w:r>
    </w:p>
    <w:p w:rsidR="000B2177" w:rsidRDefault="000B2177" w:rsidP="000B2177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ins w:id="39" w:author="Jean Marc KOUM MANTSINEN" w:date="2026-07-31T16:34:00Z"/>
          <w:rFonts w:eastAsia="Times New Roman" w:cs="Tahoma"/>
          <w:szCs w:val="24"/>
        </w:rPr>
      </w:pPr>
      <w:r w:rsidRPr="000B2177">
        <w:rPr>
          <w:rFonts w:eastAsia="Times New Roman" w:cs="Tahoma"/>
          <w:szCs w:val="24"/>
        </w:rPr>
        <w:t>Les échanges entre les agents et le serveur central devront être authentifiés et chiffrés.</w:t>
      </w:r>
    </w:p>
    <w:p w:rsidR="00065AAD" w:rsidRPr="00065AAD" w:rsidRDefault="00065AAD" w:rsidP="00065AAD">
      <w:pPr>
        <w:pStyle w:val="Compact"/>
        <w:numPr>
          <w:ilvl w:val="0"/>
          <w:numId w:val="17"/>
        </w:numPr>
        <w:rPr>
          <w:ins w:id="40" w:author="Jean Marc KOUM MANTSINEN" w:date="2026-07-31T16:34:00Z"/>
          <w:lang w:val="fr-FR"/>
          <w:rPrChange w:id="41" w:author="Jean Marc KOUM MANTSINEN" w:date="2026-07-31T16:34:00Z">
            <w:rPr>
              <w:ins w:id="42" w:author="Jean Marc KOUM MANTSINEN" w:date="2026-07-31T16:34:00Z"/>
            </w:rPr>
          </w:rPrChange>
        </w:rPr>
      </w:pPr>
      <w:proofErr w:type="gramStart"/>
      <w:ins w:id="43" w:author="Jean Marc KOUM MANTSINEN" w:date="2026-07-31T16:34:00Z">
        <w:r w:rsidRPr="00065AAD">
          <w:rPr>
            <w:lang w:val="fr-FR"/>
            <w:rPrChange w:id="44" w:author="Jean Marc KOUM MANTSINEN" w:date="2026-07-31T16:34:00Z">
              <w:rPr/>
            </w:rPrChange>
          </w:rPr>
          <w:t>chaque</w:t>
        </w:r>
        <w:proofErr w:type="gramEnd"/>
        <w:r w:rsidRPr="00065AAD">
          <w:rPr>
            <w:lang w:val="fr-FR"/>
            <w:rPrChange w:id="45" w:author="Jean Marc KOUM MANTSINEN" w:date="2026-07-31T16:34:00Z">
              <w:rPr/>
            </w:rPrChange>
          </w:rPr>
          <w:t xml:space="preserve"> agent dispose d’une identité propre, obtenue à l’enrôlement par jeton à usage unique ;</w:t>
        </w:r>
      </w:ins>
    </w:p>
    <w:p w:rsidR="00065AAD" w:rsidRPr="00065AAD" w:rsidRDefault="00065AAD" w:rsidP="00065AAD">
      <w:pPr>
        <w:pStyle w:val="Compact"/>
        <w:numPr>
          <w:ilvl w:val="0"/>
          <w:numId w:val="17"/>
        </w:numPr>
        <w:rPr>
          <w:ins w:id="46" w:author="Jean Marc KOUM MANTSINEN" w:date="2026-07-31T16:34:00Z"/>
          <w:lang w:val="fr-FR"/>
          <w:rPrChange w:id="47" w:author="Jean Marc KOUM MANTSINEN" w:date="2026-07-31T16:34:00Z">
            <w:rPr>
              <w:ins w:id="48" w:author="Jean Marc KOUM MANTSINEN" w:date="2026-07-31T16:34:00Z"/>
            </w:rPr>
          </w:rPrChange>
        </w:rPr>
      </w:pPr>
      <w:proofErr w:type="gramStart"/>
      <w:ins w:id="49" w:author="Jean Marc KOUM MANTSINEN" w:date="2026-07-31T16:34:00Z">
        <w:r w:rsidRPr="00065AAD">
          <w:rPr>
            <w:lang w:val="fr-FR"/>
            <w:rPrChange w:id="50" w:author="Jean Marc KOUM MANTSINEN" w:date="2026-07-31T16:34:00Z">
              <w:rPr/>
            </w:rPrChange>
          </w:rPr>
          <w:t>les</w:t>
        </w:r>
        <w:proofErr w:type="gramEnd"/>
        <w:r w:rsidRPr="00065AAD">
          <w:rPr>
            <w:lang w:val="fr-FR"/>
            <w:rPrChange w:id="51" w:author="Jean Marc KOUM MANTSINEN" w:date="2026-07-31T16:34:00Z">
              <w:rPr/>
            </w:rPrChange>
          </w:rPr>
          <w:t xml:space="preserve"> secrets (identifiants SMTP, accès base de données) sont stockés chiffrés, jamais en clair dans un fichier de configuration ;</w:t>
        </w:r>
      </w:ins>
    </w:p>
    <w:p w:rsidR="00065AAD" w:rsidRPr="000B2177" w:rsidRDefault="00065AAD" w:rsidP="000B2177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ahoma"/>
          <w:szCs w:val="24"/>
        </w:rPr>
      </w:pPr>
    </w:p>
    <w:p w:rsidR="000B2177" w:rsidRPr="000B2177" w:rsidRDefault="000B2177" w:rsidP="000B2177"/>
    <w:p w:rsidR="00FD33FD" w:rsidRDefault="00FD33FD" w:rsidP="00FD33FD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52" w:name="_Toc135042768"/>
      <w:r w:rsidRPr="00A451C0">
        <w:rPr>
          <w:color w:val="auto"/>
          <w:sz w:val="28"/>
          <w:szCs w:val="28"/>
        </w:rPr>
        <w:t>BUSINESS PLAN</w:t>
      </w:r>
      <w:bookmarkEnd w:id="52"/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Centralisation de la supervision.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Réduction du temps de détection des incidents.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Diminution des interventions manuelles.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Meilleurs maintenance des scripts.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Déploiement simplifié.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Vision globale de l'état des serveurs.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Une seule plateforme pour superviser l'ensemble des agents.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Réduction des</w:t>
      </w:r>
      <w:r w:rsidR="005D6E0A">
        <w:t xml:space="preserve"> risques liés à la perte de supervision</w:t>
      </w:r>
      <w:r>
        <w:t xml:space="preserve">. </w:t>
      </w:r>
    </w:p>
    <w:p w:rsidR="00490163" w:rsidRDefault="00490163" w:rsidP="0049016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Architecture unique pour tous les systèmes. </w:t>
      </w:r>
    </w:p>
    <w:p w:rsidR="000B2177" w:rsidRPr="000B2177" w:rsidRDefault="00490163" w:rsidP="000B2177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Compatibilité </w:t>
      </w:r>
      <w:proofErr w:type="spellStart"/>
      <w:r>
        <w:t>multi-plateforme</w:t>
      </w:r>
      <w:proofErr w:type="spellEnd"/>
      <w:r>
        <w:t xml:space="preserve">. </w:t>
      </w:r>
    </w:p>
    <w:p w:rsidR="005D6E0A" w:rsidRPr="005D6E0A" w:rsidRDefault="00FD33FD" w:rsidP="005D6E0A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53" w:name="_Toc135042769"/>
      <w:r w:rsidRPr="00A451C0">
        <w:rPr>
          <w:color w:val="auto"/>
          <w:sz w:val="28"/>
          <w:szCs w:val="28"/>
        </w:rPr>
        <w:t>BENCHMAR</w:t>
      </w:r>
      <w:bookmarkEnd w:id="53"/>
      <w:r w:rsidR="00513D08">
        <w:rPr>
          <w:color w:val="auto"/>
          <w:sz w:val="28"/>
          <w:szCs w:val="28"/>
        </w:rPr>
        <w:t>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66"/>
        <w:gridCol w:w="81"/>
      </w:tblGrid>
      <w:tr w:rsidR="005D6E0A" w:rsidRPr="00513D08" w:rsidTr="005D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E0A" w:rsidRPr="00513D08" w:rsidRDefault="005D6E0A" w:rsidP="005D6E0A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  <w:proofErr w:type="spellStart"/>
            <w:r w:rsidRPr="00513D08">
              <w:rPr>
                <w:rFonts w:eastAsia="Times New Roman" w:cs="Tahoma"/>
                <w:szCs w:val="24"/>
                <w:lang w:val="en-US"/>
              </w:rPr>
              <w:t>Centreon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D6E0A" w:rsidRPr="00513D08" w:rsidRDefault="005D6E0A" w:rsidP="005D6E0A">
            <w:p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  <w:hideMark/>
          </w:tcPr>
          <w:p w:rsidR="005D6E0A" w:rsidRPr="00513D08" w:rsidRDefault="005D6E0A" w:rsidP="005D6E0A">
            <w:p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</w:p>
        </w:tc>
      </w:tr>
      <w:tr w:rsidR="00513D08" w:rsidRPr="00513D08" w:rsidTr="005D6E0A">
        <w:trPr>
          <w:tblCellSpacing w:w="15" w:type="dxa"/>
        </w:trPr>
        <w:tc>
          <w:tcPr>
            <w:tcW w:w="0" w:type="auto"/>
            <w:vAlign w:val="center"/>
          </w:tcPr>
          <w:p w:rsidR="00513D08" w:rsidRPr="00513D08" w:rsidRDefault="00513D08" w:rsidP="005D6E0A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  <w:proofErr w:type="spellStart"/>
            <w:r w:rsidRPr="00513D08">
              <w:rPr>
                <w:rFonts w:eastAsia="Times New Roman" w:cs="Tahoma"/>
                <w:szCs w:val="24"/>
                <w:lang w:val="en-US"/>
              </w:rPr>
              <w:t>Zabbix</w:t>
            </w:r>
            <w:proofErr w:type="spellEnd"/>
          </w:p>
          <w:p w:rsidR="00513D08" w:rsidRPr="00513D08" w:rsidRDefault="00513D08" w:rsidP="005D6E0A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  <w:r w:rsidRPr="00513D08">
              <w:rPr>
                <w:rFonts w:eastAsia="Times New Roman" w:cs="Tahoma"/>
                <w:szCs w:val="24"/>
                <w:lang w:val="en-US"/>
              </w:rPr>
              <w:t>Nagios</w:t>
            </w:r>
          </w:p>
          <w:p w:rsidR="00513D08" w:rsidRPr="00513D08" w:rsidRDefault="00513D08" w:rsidP="005D6E0A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  <w:r w:rsidRPr="00513D08">
              <w:rPr>
                <w:rFonts w:eastAsia="Times New Roman" w:cs="Tahoma"/>
                <w:szCs w:val="24"/>
                <w:lang w:val="en-US"/>
              </w:rPr>
              <w:t>Prometheus</w:t>
            </w:r>
          </w:p>
          <w:p w:rsidR="00513D08" w:rsidRPr="00513D08" w:rsidRDefault="00513D08" w:rsidP="005D6E0A">
            <w:pPr>
              <w:pStyle w:val="Paragraphedeliste"/>
              <w:numPr>
                <w:ilvl w:val="0"/>
                <w:numId w:val="17"/>
              </w:num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  <w:proofErr w:type="spellStart"/>
            <w:r w:rsidRPr="00513D08">
              <w:rPr>
                <w:rFonts w:eastAsia="Times New Roman" w:cs="Tahoma"/>
                <w:szCs w:val="24"/>
                <w:lang w:val="en-US"/>
              </w:rPr>
              <w:t>grafana</w:t>
            </w:r>
            <w:proofErr w:type="spellEnd"/>
          </w:p>
        </w:tc>
        <w:tc>
          <w:tcPr>
            <w:tcW w:w="0" w:type="auto"/>
            <w:vAlign w:val="center"/>
          </w:tcPr>
          <w:p w:rsidR="00513D08" w:rsidRPr="00513D08" w:rsidRDefault="00513D08" w:rsidP="005D6E0A">
            <w:p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</w:p>
        </w:tc>
        <w:tc>
          <w:tcPr>
            <w:tcW w:w="0" w:type="auto"/>
            <w:vAlign w:val="center"/>
          </w:tcPr>
          <w:p w:rsidR="00513D08" w:rsidRPr="00513D08" w:rsidRDefault="00513D08" w:rsidP="005D6E0A">
            <w:pPr>
              <w:spacing w:after="0" w:line="240" w:lineRule="auto"/>
              <w:rPr>
                <w:rFonts w:eastAsia="Times New Roman" w:cs="Tahoma"/>
                <w:szCs w:val="24"/>
                <w:lang w:val="en-US"/>
              </w:rPr>
            </w:pPr>
          </w:p>
        </w:tc>
      </w:tr>
    </w:tbl>
    <w:p w:rsidR="005D6E0A" w:rsidRPr="00513D08" w:rsidRDefault="005D6E0A" w:rsidP="005D6E0A">
      <w:pPr>
        <w:spacing w:after="0" w:line="240" w:lineRule="auto"/>
        <w:rPr>
          <w:rFonts w:eastAsia="Times New Roman" w:cs="Tahoma"/>
          <w:vanish/>
          <w:szCs w:val="24"/>
          <w:lang w:val="en-US"/>
        </w:rPr>
      </w:pPr>
    </w:p>
    <w:p w:rsidR="005D6E0A" w:rsidRPr="00513D08" w:rsidRDefault="005D6E0A" w:rsidP="005D6E0A">
      <w:pPr>
        <w:spacing w:after="0" w:line="240" w:lineRule="auto"/>
        <w:rPr>
          <w:rFonts w:eastAsia="Times New Roman" w:cs="Tahoma"/>
          <w:vanish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2"/>
      </w:tblGrid>
      <w:tr w:rsidR="005D6E0A" w:rsidRPr="00513D08" w:rsidTr="005D6E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6E0A" w:rsidRPr="00A72867" w:rsidRDefault="00513D08" w:rsidP="005D6E0A">
            <w:pPr>
              <w:spacing w:after="0" w:line="240" w:lineRule="auto"/>
              <w:rPr>
                <w:rFonts w:eastAsia="Times New Roman" w:cs="Tahoma"/>
                <w:szCs w:val="24"/>
              </w:rPr>
            </w:pPr>
            <w:r w:rsidRPr="00A72867">
              <w:rPr>
                <w:rFonts w:eastAsia="Times New Roman" w:cs="Tahoma"/>
                <w:szCs w:val="24"/>
              </w:rPr>
              <w:t xml:space="preserve">La Solution proposées sera adaptée aux besoins spécifiques de la CBC et permettra une meilleure </w:t>
            </w:r>
            <w:proofErr w:type="spellStart"/>
            <w:r w:rsidRPr="00A72867">
              <w:rPr>
                <w:rFonts w:eastAsia="Times New Roman" w:cs="Tahoma"/>
                <w:szCs w:val="24"/>
              </w:rPr>
              <w:t>integration</w:t>
            </w:r>
            <w:proofErr w:type="spellEnd"/>
            <w:r w:rsidRPr="00A72867">
              <w:rPr>
                <w:rFonts w:eastAsia="Times New Roman" w:cs="Tahoma"/>
                <w:szCs w:val="24"/>
              </w:rPr>
              <w:t xml:space="preserve"> avec son environnement informatique.</w:t>
            </w:r>
          </w:p>
        </w:tc>
      </w:tr>
    </w:tbl>
    <w:p w:rsidR="005D6E0A" w:rsidRPr="005D6E0A" w:rsidRDefault="005D6E0A" w:rsidP="005D6E0A"/>
    <w:p w:rsidR="00513D08" w:rsidRPr="00513D08" w:rsidRDefault="00FD33FD" w:rsidP="00513D08">
      <w:pPr>
        <w:pStyle w:val="Titre1"/>
        <w:numPr>
          <w:ilvl w:val="0"/>
          <w:numId w:val="3"/>
        </w:numPr>
        <w:jc w:val="both"/>
        <w:rPr>
          <w:color w:val="auto"/>
          <w:sz w:val="28"/>
          <w:szCs w:val="28"/>
        </w:rPr>
      </w:pPr>
      <w:bookmarkStart w:id="54" w:name="_Toc135042770"/>
      <w:r w:rsidRPr="00A451C0">
        <w:rPr>
          <w:color w:val="auto"/>
          <w:sz w:val="28"/>
          <w:szCs w:val="28"/>
        </w:rPr>
        <w:t>DOSSIER TECHNIQU</w:t>
      </w:r>
      <w:bookmarkEnd w:id="54"/>
      <w:r w:rsidR="00513D08">
        <w:rPr>
          <w:color w:val="auto"/>
          <w:sz w:val="28"/>
          <w:szCs w:val="28"/>
        </w:rPr>
        <w:t>E</w:t>
      </w:r>
    </w:p>
    <w:p w:rsidR="00513D08" w:rsidRPr="00513D08" w:rsidRDefault="00513D08" w:rsidP="00513D08">
      <w:pPr>
        <w:spacing w:before="100" w:beforeAutospacing="1" w:after="100" w:afterAutospacing="1" w:line="240" w:lineRule="auto"/>
        <w:rPr>
          <w:rFonts w:cs="Tahoma"/>
          <w:sz w:val="20"/>
          <w:szCs w:val="20"/>
        </w:rPr>
      </w:pPr>
      <w:r w:rsidRPr="00513D08">
        <w:rPr>
          <w:rStyle w:val="lev"/>
          <w:rFonts w:cs="Tahoma"/>
          <w:sz w:val="20"/>
          <w:szCs w:val="20"/>
        </w:rPr>
        <w:t>Langage de programmation :</w:t>
      </w:r>
      <w:r w:rsidRPr="00513D08">
        <w:rPr>
          <w:rFonts w:cs="Tahoma"/>
          <w:sz w:val="20"/>
          <w:szCs w:val="20"/>
        </w:rPr>
        <w:t xml:space="preserve"> Python 3 </w:t>
      </w:r>
    </w:p>
    <w:p w:rsidR="00513D08" w:rsidRPr="00513D08" w:rsidRDefault="00513D08" w:rsidP="00513D08">
      <w:pPr>
        <w:spacing w:before="100" w:beforeAutospacing="1" w:after="100" w:afterAutospacing="1" w:line="240" w:lineRule="auto"/>
        <w:rPr>
          <w:rFonts w:cs="Tahoma"/>
          <w:sz w:val="20"/>
          <w:szCs w:val="20"/>
        </w:rPr>
      </w:pPr>
      <w:r w:rsidRPr="00513D08">
        <w:rPr>
          <w:rStyle w:val="lev"/>
          <w:rFonts w:cs="Tahoma"/>
          <w:sz w:val="20"/>
          <w:szCs w:val="20"/>
        </w:rPr>
        <w:t xml:space="preserve">Framework </w:t>
      </w:r>
      <w:proofErr w:type="spellStart"/>
      <w:r w:rsidRPr="00513D08">
        <w:rPr>
          <w:rStyle w:val="lev"/>
          <w:rFonts w:cs="Tahoma"/>
          <w:sz w:val="20"/>
          <w:szCs w:val="20"/>
        </w:rPr>
        <w:t>Backend</w:t>
      </w:r>
      <w:proofErr w:type="spellEnd"/>
      <w:r w:rsidRPr="00513D08">
        <w:rPr>
          <w:rStyle w:val="lev"/>
          <w:rFonts w:cs="Tahoma"/>
          <w:sz w:val="20"/>
          <w:szCs w:val="20"/>
        </w:rPr>
        <w:t xml:space="preserve"> :</w:t>
      </w:r>
      <w:r w:rsidRPr="00513D08">
        <w:rPr>
          <w:rFonts w:cs="Tahoma"/>
          <w:sz w:val="20"/>
          <w:szCs w:val="20"/>
        </w:rPr>
        <w:t xml:space="preserve"> </w:t>
      </w:r>
      <w:proofErr w:type="spellStart"/>
      <w:r w:rsidRPr="00513D08">
        <w:rPr>
          <w:rFonts w:cs="Tahoma"/>
          <w:sz w:val="20"/>
          <w:szCs w:val="20"/>
        </w:rPr>
        <w:t>FastAPI</w:t>
      </w:r>
      <w:proofErr w:type="spellEnd"/>
      <w:r w:rsidRPr="00513D08">
        <w:rPr>
          <w:rFonts w:cs="Tahoma"/>
          <w:sz w:val="20"/>
          <w:szCs w:val="20"/>
        </w:rPr>
        <w:t xml:space="preserve"> </w:t>
      </w:r>
    </w:p>
    <w:p w:rsidR="00513D08" w:rsidRPr="00513D08" w:rsidRDefault="00513D08" w:rsidP="00513D08">
      <w:pPr>
        <w:spacing w:before="100" w:beforeAutospacing="1" w:after="100" w:afterAutospacing="1" w:line="240" w:lineRule="auto"/>
        <w:rPr>
          <w:rFonts w:cs="Tahoma"/>
          <w:sz w:val="20"/>
          <w:szCs w:val="20"/>
        </w:rPr>
      </w:pPr>
      <w:r w:rsidRPr="00513D08">
        <w:rPr>
          <w:rStyle w:val="lev"/>
          <w:rFonts w:cs="Tahoma"/>
          <w:sz w:val="20"/>
          <w:szCs w:val="20"/>
        </w:rPr>
        <w:t>Base de données :</w:t>
      </w:r>
      <w:r w:rsidRPr="00513D08">
        <w:rPr>
          <w:rFonts w:cs="Tahoma"/>
          <w:sz w:val="20"/>
          <w:szCs w:val="20"/>
        </w:rPr>
        <w:t xml:space="preserve"> PostgreSQL </w:t>
      </w:r>
    </w:p>
    <w:p w:rsidR="00513D08" w:rsidRPr="00513D08" w:rsidRDefault="00513D08" w:rsidP="00513D08">
      <w:pPr>
        <w:spacing w:before="100" w:beforeAutospacing="1" w:after="100" w:afterAutospacing="1" w:line="240" w:lineRule="auto"/>
        <w:rPr>
          <w:rFonts w:cs="Tahoma"/>
          <w:sz w:val="20"/>
          <w:szCs w:val="20"/>
        </w:rPr>
      </w:pPr>
      <w:r w:rsidRPr="00513D08">
        <w:rPr>
          <w:rStyle w:val="lev"/>
          <w:rFonts w:cs="Tahoma"/>
          <w:sz w:val="20"/>
          <w:szCs w:val="20"/>
        </w:rPr>
        <w:t>Communication :</w:t>
      </w:r>
      <w:r w:rsidRPr="00513D08">
        <w:rPr>
          <w:rFonts w:cs="Tahoma"/>
          <w:sz w:val="20"/>
          <w:szCs w:val="20"/>
        </w:rPr>
        <w:t xml:space="preserve"> API REST sécurisée via le protocole HTTPS </w:t>
      </w:r>
    </w:p>
    <w:p w:rsidR="00513D08" w:rsidRPr="00513D08" w:rsidRDefault="00513D08" w:rsidP="00513D08">
      <w:pPr>
        <w:spacing w:before="100" w:beforeAutospacing="1" w:after="100" w:afterAutospacing="1" w:line="240" w:lineRule="auto"/>
        <w:rPr>
          <w:rFonts w:cs="Tahoma"/>
          <w:sz w:val="20"/>
          <w:szCs w:val="20"/>
        </w:rPr>
      </w:pPr>
      <w:r w:rsidRPr="00513D08">
        <w:rPr>
          <w:rStyle w:val="lev"/>
          <w:rFonts w:cs="Tahoma"/>
          <w:sz w:val="20"/>
          <w:szCs w:val="20"/>
        </w:rPr>
        <w:t>Format des échanges :</w:t>
      </w:r>
      <w:r w:rsidRPr="00513D08">
        <w:rPr>
          <w:rFonts w:cs="Tahoma"/>
          <w:sz w:val="20"/>
          <w:szCs w:val="20"/>
        </w:rPr>
        <w:t xml:space="preserve"> JSON </w:t>
      </w:r>
    </w:p>
    <w:p w:rsidR="00513D08" w:rsidRPr="00513D08" w:rsidRDefault="00513D08" w:rsidP="00513D08">
      <w:pPr>
        <w:spacing w:before="100" w:beforeAutospacing="1" w:after="100" w:afterAutospacing="1" w:line="240" w:lineRule="auto"/>
        <w:rPr>
          <w:rFonts w:cs="Tahoma"/>
          <w:sz w:val="20"/>
          <w:szCs w:val="20"/>
        </w:rPr>
      </w:pPr>
      <w:r w:rsidRPr="00513D08">
        <w:rPr>
          <w:rStyle w:val="lev"/>
          <w:rFonts w:cs="Tahoma"/>
          <w:sz w:val="20"/>
          <w:szCs w:val="20"/>
        </w:rPr>
        <w:t>Bibliothèques Python :</w:t>
      </w:r>
      <w:r w:rsidRPr="00513D08">
        <w:rPr>
          <w:rFonts w:cs="Tahoma"/>
          <w:sz w:val="20"/>
          <w:szCs w:val="20"/>
        </w:rPr>
        <w:t xml:space="preserve"> </w:t>
      </w:r>
      <w:proofErr w:type="spellStart"/>
      <w:r w:rsidRPr="00513D08">
        <w:rPr>
          <w:rFonts w:cs="Tahoma"/>
          <w:sz w:val="20"/>
          <w:szCs w:val="20"/>
        </w:rPr>
        <w:t>psutil</w:t>
      </w:r>
      <w:proofErr w:type="spellEnd"/>
      <w:r w:rsidRPr="00513D08">
        <w:rPr>
          <w:rFonts w:cs="Tahoma"/>
          <w:sz w:val="20"/>
          <w:szCs w:val="20"/>
        </w:rPr>
        <w:t xml:space="preserve">, </w:t>
      </w:r>
      <w:proofErr w:type="spellStart"/>
      <w:r w:rsidRPr="00513D08">
        <w:rPr>
          <w:rFonts w:cs="Tahoma"/>
          <w:sz w:val="20"/>
          <w:szCs w:val="20"/>
        </w:rPr>
        <w:t>requests</w:t>
      </w:r>
      <w:proofErr w:type="spellEnd"/>
      <w:r w:rsidRPr="00513D08">
        <w:rPr>
          <w:rFonts w:cs="Tahoma"/>
          <w:sz w:val="20"/>
          <w:szCs w:val="20"/>
        </w:rPr>
        <w:t xml:space="preserve">, </w:t>
      </w:r>
      <w:proofErr w:type="spellStart"/>
      <w:r w:rsidRPr="00513D08">
        <w:rPr>
          <w:rFonts w:cs="Tahoma"/>
          <w:sz w:val="20"/>
          <w:szCs w:val="20"/>
        </w:rPr>
        <w:t>platform</w:t>
      </w:r>
      <w:proofErr w:type="spellEnd"/>
      <w:r w:rsidRPr="00513D08">
        <w:rPr>
          <w:rFonts w:cs="Tahoma"/>
          <w:sz w:val="20"/>
          <w:szCs w:val="20"/>
        </w:rPr>
        <w:t xml:space="preserve">, socket, </w:t>
      </w:r>
      <w:proofErr w:type="spellStart"/>
      <w:r w:rsidRPr="00513D08">
        <w:rPr>
          <w:rFonts w:cs="Tahoma"/>
          <w:sz w:val="20"/>
          <w:szCs w:val="20"/>
        </w:rPr>
        <w:t>logging</w:t>
      </w:r>
      <w:proofErr w:type="spellEnd"/>
      <w:r w:rsidRPr="00513D08">
        <w:rPr>
          <w:rFonts w:cs="Tahoma"/>
          <w:sz w:val="20"/>
          <w:szCs w:val="20"/>
        </w:rPr>
        <w:t xml:space="preserve"> et </w:t>
      </w:r>
      <w:proofErr w:type="spellStart"/>
      <w:r w:rsidRPr="00513D08">
        <w:rPr>
          <w:rFonts w:cs="Tahoma"/>
          <w:sz w:val="20"/>
          <w:szCs w:val="20"/>
        </w:rPr>
        <w:t>APScheduler</w:t>
      </w:r>
      <w:proofErr w:type="spellEnd"/>
      <w:r w:rsidRPr="00513D08">
        <w:rPr>
          <w:rFonts w:cs="Tahoma"/>
          <w:sz w:val="20"/>
          <w:szCs w:val="20"/>
        </w:rPr>
        <w:t xml:space="preserve"> (ou </w:t>
      </w:r>
      <w:proofErr w:type="spellStart"/>
      <w:r w:rsidRPr="00513D08">
        <w:rPr>
          <w:rFonts w:cs="Tahoma"/>
          <w:sz w:val="20"/>
          <w:szCs w:val="20"/>
        </w:rPr>
        <w:t>schedule</w:t>
      </w:r>
      <w:proofErr w:type="spellEnd"/>
      <w:r w:rsidRPr="00513D08">
        <w:rPr>
          <w:rFonts w:cs="Tahoma"/>
          <w:sz w:val="20"/>
          <w:szCs w:val="20"/>
        </w:rPr>
        <w:t xml:space="preserve">). </w:t>
      </w:r>
    </w:p>
    <w:p w:rsidR="00513D08" w:rsidRPr="00513D08" w:rsidRDefault="00513D08" w:rsidP="00513D08">
      <w:r>
        <w:t xml:space="preserve"> </w:t>
      </w:r>
    </w:p>
    <w:p w:rsidR="00FD33FD" w:rsidRDefault="00FD33FD" w:rsidP="00FD33FD">
      <w:pPr>
        <w:pStyle w:val="Titre1"/>
        <w:numPr>
          <w:ilvl w:val="0"/>
          <w:numId w:val="3"/>
        </w:numPr>
        <w:spacing w:line="360" w:lineRule="auto"/>
        <w:jc w:val="both"/>
        <w:rPr>
          <w:color w:val="auto"/>
          <w:sz w:val="28"/>
          <w:szCs w:val="28"/>
        </w:rPr>
      </w:pPr>
      <w:bookmarkStart w:id="55" w:name="_Toc135042771"/>
      <w:r w:rsidRPr="00A451C0">
        <w:rPr>
          <w:color w:val="auto"/>
          <w:sz w:val="28"/>
          <w:szCs w:val="28"/>
        </w:rPr>
        <w:t>NOTES</w:t>
      </w:r>
      <w:bookmarkEnd w:id="55"/>
    </w:p>
    <w:p w:rsidR="00513D08" w:rsidRPr="00513D08" w:rsidRDefault="00513D08" w:rsidP="00513D08">
      <w:pPr>
        <w:rPr>
          <w:rFonts w:ascii="Times New Roman" w:hAnsi="Times New Roman"/>
          <w:b/>
          <w:sz w:val="20"/>
          <w:szCs w:val="20"/>
        </w:rPr>
      </w:pPr>
      <w:r w:rsidRPr="00513D08">
        <w:rPr>
          <w:b/>
          <w:sz w:val="20"/>
          <w:szCs w:val="20"/>
        </w:rPr>
        <w:t>Livrables attendus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 agent Python </w:t>
      </w:r>
      <w:proofErr w:type="spellStart"/>
      <w:r>
        <w:t>multi-plateforme</w:t>
      </w:r>
      <w:proofErr w:type="spellEnd"/>
      <w:r>
        <w:t xml:space="preserve">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 serveur central développé avec </w:t>
      </w:r>
      <w:proofErr w:type="spellStart"/>
      <w:r>
        <w:t>FastAPI</w:t>
      </w:r>
      <w:proofErr w:type="spellEnd"/>
      <w:r>
        <w:t xml:space="preserve">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Une API REST sécurisée.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Une base de données PostgreSQL.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 tableau de bord Web.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Une documentation technique.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 guide d'installation.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Un guide utilisateur. </w:t>
      </w:r>
    </w:p>
    <w:p w:rsidR="00513D08" w:rsidRDefault="00513D08" w:rsidP="00513D08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Un cahier d'architecture des scripts</w:t>
      </w:r>
    </w:p>
    <w:p w:rsidR="00513D08" w:rsidRPr="00513D08" w:rsidRDefault="00513D08" w:rsidP="00513D08"/>
    <w:p w:rsidR="00136C8A" w:rsidRPr="00136C8A" w:rsidRDefault="00136C8A" w:rsidP="00136C8A"/>
    <w:tbl>
      <w:tblPr>
        <w:tblStyle w:val="Grilledutableau"/>
        <w:tblW w:w="10348" w:type="dxa"/>
        <w:tblInd w:w="-572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512"/>
        <w:gridCol w:w="5245"/>
        <w:gridCol w:w="2591"/>
      </w:tblGrid>
      <w:tr w:rsidR="00FD33FD" w:rsidTr="00136C8A">
        <w:tc>
          <w:tcPr>
            <w:tcW w:w="2512" w:type="dxa"/>
            <w:vMerge w:val="restart"/>
            <w:tcBorders>
              <w:right w:val="single" w:sz="4" w:space="0" w:color="auto"/>
            </w:tcBorders>
          </w:tcPr>
          <w:p w:rsidR="00136C8A" w:rsidRDefault="00136C8A" w:rsidP="00136C8A"/>
          <w:p w:rsidR="00136C8A" w:rsidRDefault="00136C8A" w:rsidP="00136C8A">
            <w:pPr>
              <w:rPr>
                <w:b/>
              </w:rPr>
            </w:pPr>
          </w:p>
          <w:p w:rsidR="00136C8A" w:rsidRDefault="00136C8A" w:rsidP="00136C8A">
            <w:pPr>
              <w:rPr>
                <w:b/>
              </w:rPr>
            </w:pPr>
          </w:p>
          <w:p w:rsidR="00FD33FD" w:rsidRPr="00136C8A" w:rsidRDefault="00FD33FD" w:rsidP="00136C8A">
            <w:pPr>
              <w:rPr>
                <w:b/>
              </w:rPr>
            </w:pPr>
            <w:r w:rsidRPr="00136C8A">
              <w:rPr>
                <w:b/>
              </w:rPr>
              <w:t>Entité Support</w:t>
            </w:r>
          </w:p>
        </w:tc>
        <w:tc>
          <w:tcPr>
            <w:tcW w:w="7836" w:type="dxa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0CECE" w:themeFill="background2" w:themeFillShade="E6"/>
          </w:tcPr>
          <w:p w:rsidR="00FD33FD" w:rsidRPr="00136C8A" w:rsidRDefault="00FD33FD" w:rsidP="00FD33FD">
            <w:pPr>
              <w:jc w:val="center"/>
              <w:rPr>
                <w:b/>
              </w:rPr>
            </w:pPr>
            <w:r w:rsidRPr="00136C8A">
              <w:rPr>
                <w:b/>
              </w:rPr>
              <w:t>Validation</w:t>
            </w:r>
          </w:p>
        </w:tc>
      </w:tr>
      <w:tr w:rsidR="00FD33FD" w:rsidTr="00136C8A">
        <w:tc>
          <w:tcPr>
            <w:tcW w:w="2512" w:type="dxa"/>
            <w:vMerge/>
            <w:tcBorders>
              <w:right w:val="single" w:sz="4" w:space="0" w:color="auto"/>
            </w:tcBorders>
          </w:tcPr>
          <w:p w:rsidR="00FD33FD" w:rsidRDefault="00FD33FD" w:rsidP="00FD33FD"/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FD33FD" w:rsidRPr="00136C8A" w:rsidRDefault="00FD33FD" w:rsidP="00FD33FD">
            <w:pPr>
              <w:rPr>
                <w:b/>
              </w:rPr>
            </w:pPr>
            <w:r w:rsidRPr="00136C8A">
              <w:rPr>
                <w:b/>
              </w:rPr>
              <w:t>Nom, Prénom et Fonction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FD966" w:themeFill="accent4" w:themeFillTint="99"/>
          </w:tcPr>
          <w:p w:rsidR="00FD33FD" w:rsidRPr="00136C8A" w:rsidRDefault="00FD33FD" w:rsidP="00FD33FD">
            <w:pPr>
              <w:rPr>
                <w:b/>
              </w:rPr>
            </w:pPr>
            <w:r w:rsidRPr="00136C8A">
              <w:rPr>
                <w:b/>
              </w:rPr>
              <w:t>Date et Signature</w:t>
            </w:r>
          </w:p>
        </w:tc>
      </w:tr>
      <w:tr w:rsidR="00FD33FD" w:rsidTr="00136C8A">
        <w:tc>
          <w:tcPr>
            <w:tcW w:w="2512" w:type="dxa"/>
            <w:vMerge/>
            <w:tcBorders>
              <w:right w:val="single" w:sz="4" w:space="0" w:color="auto"/>
            </w:tcBorders>
          </w:tcPr>
          <w:p w:rsidR="00FD33FD" w:rsidRDefault="00FD33FD" w:rsidP="00FD33FD"/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3FD" w:rsidRDefault="00513D08" w:rsidP="00FD33FD">
            <w:r>
              <w:t>DTDSI</w:t>
            </w:r>
          </w:p>
          <w:p w:rsidR="00136C8A" w:rsidRDefault="00136C8A" w:rsidP="00FD33FD"/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</w:tcPr>
          <w:p w:rsidR="00FD33FD" w:rsidRDefault="00FD33FD" w:rsidP="00FD33FD"/>
        </w:tc>
      </w:tr>
      <w:tr w:rsidR="00FD33FD" w:rsidTr="00136C8A">
        <w:tc>
          <w:tcPr>
            <w:tcW w:w="2512" w:type="dxa"/>
            <w:vMerge/>
            <w:tcBorders>
              <w:right w:val="single" w:sz="4" w:space="0" w:color="auto"/>
            </w:tcBorders>
          </w:tcPr>
          <w:p w:rsidR="00FD33FD" w:rsidRDefault="00FD33FD" w:rsidP="00FD33FD"/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FD33FD" w:rsidRDefault="00FD33FD" w:rsidP="00FD33FD"/>
          <w:p w:rsidR="00136C8A" w:rsidRDefault="00136C8A" w:rsidP="00FD33FD"/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FD33FD" w:rsidRDefault="00FD33FD" w:rsidP="00FD33FD"/>
        </w:tc>
      </w:tr>
    </w:tbl>
    <w:p w:rsidR="00FD33FD" w:rsidRDefault="00FD33FD" w:rsidP="00FD33FD"/>
    <w:tbl>
      <w:tblPr>
        <w:tblStyle w:val="Grilledutableau"/>
        <w:tblW w:w="10348" w:type="dxa"/>
        <w:tblInd w:w="-572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512"/>
        <w:gridCol w:w="5245"/>
        <w:gridCol w:w="2591"/>
      </w:tblGrid>
      <w:tr w:rsidR="00136C8A" w:rsidTr="00136C8A">
        <w:tc>
          <w:tcPr>
            <w:tcW w:w="2512" w:type="dxa"/>
            <w:vMerge w:val="restart"/>
            <w:tcBorders>
              <w:right w:val="single" w:sz="4" w:space="0" w:color="auto"/>
            </w:tcBorders>
          </w:tcPr>
          <w:p w:rsidR="00136C8A" w:rsidRDefault="00136C8A" w:rsidP="00490163"/>
          <w:p w:rsidR="00136C8A" w:rsidRDefault="00136C8A" w:rsidP="00490163">
            <w:pPr>
              <w:rPr>
                <w:b/>
              </w:rPr>
            </w:pPr>
          </w:p>
          <w:p w:rsidR="00136C8A" w:rsidRDefault="00136C8A" w:rsidP="00490163">
            <w:pPr>
              <w:rPr>
                <w:b/>
              </w:rPr>
            </w:pPr>
          </w:p>
          <w:p w:rsidR="00136C8A" w:rsidRPr="00136C8A" w:rsidRDefault="00136C8A" w:rsidP="00490163">
            <w:pPr>
              <w:rPr>
                <w:b/>
              </w:rPr>
            </w:pPr>
            <w:r>
              <w:rPr>
                <w:b/>
              </w:rPr>
              <w:t>Entité Bénéficiaire</w:t>
            </w:r>
          </w:p>
        </w:tc>
        <w:tc>
          <w:tcPr>
            <w:tcW w:w="7836" w:type="dxa"/>
            <w:gridSpan w:val="2"/>
            <w:tcBorders>
              <w:top w:val="thinThickSmallGap" w:sz="2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D0CECE" w:themeFill="background2" w:themeFillShade="E6"/>
          </w:tcPr>
          <w:p w:rsidR="00136C8A" w:rsidRPr="00136C8A" w:rsidRDefault="00136C8A" w:rsidP="00490163">
            <w:pPr>
              <w:jc w:val="center"/>
              <w:rPr>
                <w:b/>
              </w:rPr>
            </w:pPr>
            <w:r w:rsidRPr="00136C8A">
              <w:rPr>
                <w:b/>
              </w:rPr>
              <w:t>Validation</w:t>
            </w:r>
          </w:p>
        </w:tc>
      </w:tr>
      <w:tr w:rsidR="00136C8A" w:rsidTr="00136C8A">
        <w:tc>
          <w:tcPr>
            <w:tcW w:w="2512" w:type="dxa"/>
            <w:vMerge/>
            <w:tcBorders>
              <w:right w:val="single" w:sz="4" w:space="0" w:color="auto"/>
            </w:tcBorders>
          </w:tcPr>
          <w:p w:rsidR="00136C8A" w:rsidRDefault="00136C8A" w:rsidP="00490163"/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 w:themeFill="accent4" w:themeFillTint="99"/>
          </w:tcPr>
          <w:p w:rsidR="00136C8A" w:rsidRPr="00136C8A" w:rsidRDefault="00136C8A" w:rsidP="00490163">
            <w:pPr>
              <w:rPr>
                <w:b/>
              </w:rPr>
            </w:pPr>
            <w:r w:rsidRPr="00136C8A">
              <w:rPr>
                <w:b/>
              </w:rPr>
              <w:t>Nom, Prénom et Fonction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  <w:shd w:val="clear" w:color="auto" w:fill="FFD966" w:themeFill="accent4" w:themeFillTint="99"/>
          </w:tcPr>
          <w:p w:rsidR="00136C8A" w:rsidRPr="00136C8A" w:rsidRDefault="00136C8A" w:rsidP="00490163">
            <w:pPr>
              <w:rPr>
                <w:b/>
              </w:rPr>
            </w:pPr>
            <w:r w:rsidRPr="00136C8A">
              <w:rPr>
                <w:b/>
              </w:rPr>
              <w:t>Date et Signature</w:t>
            </w:r>
          </w:p>
        </w:tc>
      </w:tr>
      <w:tr w:rsidR="00136C8A" w:rsidTr="00136C8A">
        <w:tc>
          <w:tcPr>
            <w:tcW w:w="2512" w:type="dxa"/>
            <w:vMerge/>
            <w:tcBorders>
              <w:right w:val="single" w:sz="4" w:space="0" w:color="auto"/>
            </w:tcBorders>
          </w:tcPr>
          <w:p w:rsidR="00136C8A" w:rsidRDefault="00136C8A" w:rsidP="00490163"/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6C8A" w:rsidRDefault="00513D08" w:rsidP="00490163">
            <w:r>
              <w:t>DPPI</w:t>
            </w:r>
          </w:p>
          <w:p w:rsidR="00136C8A" w:rsidRDefault="00136C8A" w:rsidP="00490163"/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thinThickSmallGap" w:sz="24" w:space="0" w:color="auto"/>
            </w:tcBorders>
          </w:tcPr>
          <w:p w:rsidR="00136C8A" w:rsidRDefault="00136C8A" w:rsidP="00490163"/>
        </w:tc>
      </w:tr>
      <w:tr w:rsidR="00136C8A" w:rsidTr="00136C8A">
        <w:tc>
          <w:tcPr>
            <w:tcW w:w="2512" w:type="dxa"/>
            <w:vMerge/>
            <w:tcBorders>
              <w:right w:val="single" w:sz="4" w:space="0" w:color="auto"/>
            </w:tcBorders>
          </w:tcPr>
          <w:p w:rsidR="00136C8A" w:rsidRDefault="00136C8A" w:rsidP="00490163"/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single" w:sz="4" w:space="0" w:color="auto"/>
            </w:tcBorders>
          </w:tcPr>
          <w:p w:rsidR="00136C8A" w:rsidRDefault="00136C8A" w:rsidP="00490163"/>
          <w:p w:rsidR="00136C8A" w:rsidRDefault="00513D08" w:rsidP="00490163">
            <w:r>
              <w:t>DPIRS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136C8A" w:rsidRDefault="00136C8A" w:rsidP="00490163"/>
        </w:tc>
      </w:tr>
    </w:tbl>
    <w:p w:rsidR="00FD33FD" w:rsidRDefault="00FD33FD" w:rsidP="00FD33FD"/>
    <w:p w:rsidR="00490163" w:rsidRDefault="00490163"/>
    <w:sectPr w:rsidR="00490163" w:rsidSect="00FD33FD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936" w:rsidRDefault="00DE6936" w:rsidP="00FD33FD">
      <w:pPr>
        <w:spacing w:after="0" w:line="240" w:lineRule="auto"/>
      </w:pPr>
      <w:r>
        <w:separator/>
      </w:r>
    </w:p>
  </w:endnote>
  <w:endnote w:type="continuationSeparator" w:id="0">
    <w:p w:rsidR="00DE6936" w:rsidRDefault="00DE6936" w:rsidP="00FD3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163" w:rsidRPr="00C17788" w:rsidRDefault="00490163" w:rsidP="00C17788">
    <w:pPr>
      <w:pStyle w:val="Pieddepage"/>
      <w:tabs>
        <w:tab w:val="clear" w:pos="9072"/>
        <w:tab w:val="right" w:pos="7230"/>
      </w:tabs>
      <w:ind w:right="-426"/>
      <w:jc w:val="right"/>
    </w:pPr>
    <w:r>
      <w:t xml:space="preserve">                                                                                                          </w:t>
    </w:r>
    <w:r>
      <w:rPr>
        <w:rFonts w:cs="Tahoma"/>
        <w:i/>
        <w:sz w:val="16"/>
        <w:lang w:val="fr-CM"/>
      </w:rPr>
      <w:t>FOR-GSI-18</w:t>
    </w:r>
    <w:r w:rsidRPr="00BE4F2F">
      <w:rPr>
        <w:i/>
        <w:sz w:val="16"/>
        <w:szCs w:val="16"/>
        <w:lang w:val="fr-CM"/>
      </w:rPr>
      <w:t>-</w:t>
    </w:r>
    <w:r w:rsidRPr="00BE4F2F">
      <w:rPr>
        <w:rFonts w:cs="Tahoma"/>
        <w:i/>
        <w:sz w:val="16"/>
        <w:szCs w:val="16"/>
        <w:lang w:val="fr-CM"/>
      </w:rPr>
      <w:t>V1</w:t>
    </w:r>
  </w:p>
  <w:p w:rsidR="00490163" w:rsidRDefault="00490163" w:rsidP="004901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8A56C0" wp14:editId="002EC9BD">
              <wp:simplePos x="0" y="0"/>
              <wp:positionH relativeFrom="column">
                <wp:posOffset>5029200</wp:posOffset>
              </wp:positionH>
              <wp:positionV relativeFrom="paragraph">
                <wp:posOffset>69574</wp:posOffset>
              </wp:positionV>
              <wp:extent cx="1282700" cy="318052"/>
              <wp:effectExtent l="0" t="0" r="12700" b="25400"/>
              <wp:wrapNone/>
              <wp:docPr id="23" name="Arrondir un rectangle avec un coin diagonal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82700" cy="318052"/>
                      </a:xfrm>
                      <a:prstGeom prst="round2DiagRect">
                        <a:avLst>
                          <a:gd name="adj1" fmla="val 0"/>
                          <a:gd name="adj2" fmla="val 18799"/>
                        </a:avLst>
                      </a:prstGeom>
                      <a:noFill/>
                      <a:ln w="19050" cap="flat" cmpd="sng" algn="ctr">
                        <a:solidFill>
                          <a:srgbClr val="DEA9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:rsidR="00490163" w:rsidRPr="00CA2F08" w:rsidRDefault="00490163" w:rsidP="00490163">
                          <w:pPr>
                            <w:jc w:val="center"/>
                            <w:rPr>
                              <w:rFonts w:cs="Tahoma"/>
                              <w:lang w:val="fr-CM"/>
                            </w:rPr>
                          </w:pPr>
                          <w:r w:rsidRPr="007B790A">
                            <w:rPr>
                              <w:rFonts w:cs="Tahoma"/>
                              <w:lang w:val="fr-CM"/>
                            </w:rPr>
                            <w:t xml:space="preserve">Page </w:t>
                          </w:r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fldChar w:fldCharType="begin"/>
                          </w:r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instrText>PAGE  \* Arabic  \* MERGEFORMAT</w:instrText>
                          </w:r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fldChar w:fldCharType="separate"/>
                          </w:r>
                          <w:r w:rsidR="00065AAD">
                            <w:rPr>
                              <w:rFonts w:cs="Tahoma"/>
                              <w:b/>
                              <w:bCs/>
                              <w:noProof/>
                              <w:lang w:val="fr-CM"/>
                            </w:rPr>
                            <w:t>8</w:t>
                          </w:r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fldChar w:fldCharType="end"/>
                          </w:r>
                          <w:r w:rsidRPr="007B790A">
                            <w:rPr>
                              <w:rFonts w:cs="Tahoma"/>
                              <w:lang w:val="fr-CM"/>
                            </w:rPr>
                            <w:t xml:space="preserve"> sur </w:t>
                          </w:r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fldChar w:fldCharType="begin"/>
                          </w:r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instrText>NUMPAGES  \* Arabic  \* MERGEFORMAT</w:instrText>
                          </w:r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fldChar w:fldCharType="separate"/>
                          </w:r>
                          <w:ins w:id="56" w:author="Jean Marc KOUM MANTSINEN" w:date="2026-07-31T16:37:00Z">
                            <w:r w:rsidR="00065AAD">
                              <w:rPr>
                                <w:rFonts w:cs="Tahoma"/>
                                <w:b/>
                                <w:bCs/>
                                <w:noProof/>
                                <w:lang w:val="fr-CM"/>
                              </w:rPr>
                              <w:t>8</w:t>
                            </w:r>
                          </w:ins>
                          <w:del w:id="57" w:author="Jean Marc KOUM MANTSINEN" w:date="2026-07-31T16:21:00Z">
                            <w:r w:rsidR="005F67C0" w:rsidDel="005F67C0">
                              <w:rPr>
                                <w:rFonts w:cs="Tahoma"/>
                                <w:b/>
                                <w:bCs/>
                                <w:noProof/>
                                <w:lang w:val="fr-CM"/>
                              </w:rPr>
                              <w:delText>8</w:delText>
                            </w:r>
                          </w:del>
                          <w:r w:rsidRPr="007B790A">
                            <w:rPr>
                              <w:rFonts w:cs="Tahoma"/>
                              <w:b/>
                              <w:bCs/>
                              <w:lang w:val="fr-CM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8A56C0" id="Arrondir un rectangle avec un coin diagonal 23" o:spid="_x0000_s1029" style="position:absolute;margin-left:396pt;margin-top:5.5pt;width:101pt;height:25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2700,31805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" adj="-11796480,,5400" path="m,l1222909,v33022,,59791,26769,59791,59791l1282700,318052r,l59791,318052c26769,318052,,291283,,258261l,,,xe" filled="f" strokecolor="#dea900" strokeweight="1.5pt">
              <v:stroke joinstyle="miter"/>
              <v:formulas/>
              <v:path arrowok="t" o:connecttype="custom" o:connectlocs="0,0;1222909,0;1282700,59791;1282700,318052;1282700,318052;59791,318052;0,258261;0,0;0,0" o:connectangles="0,0,0,0,0,0,0,0,0" textboxrect="0,0,1282700,318052"/>
              <v:textbox>
                <w:txbxContent>
                  <w:p w:rsidR="00490163" w:rsidRPr="00CA2F08" w:rsidRDefault="00490163" w:rsidP="00490163">
                    <w:pPr>
                      <w:jc w:val="center"/>
                      <w:rPr>
                        <w:rFonts w:cs="Tahoma"/>
                        <w:lang w:val="fr-CM"/>
                      </w:rPr>
                    </w:pPr>
                    <w:r w:rsidRPr="007B790A">
                      <w:rPr>
                        <w:rFonts w:cs="Tahoma"/>
                        <w:lang w:val="fr-CM"/>
                      </w:rPr>
                      <w:t xml:space="preserve">Page </w:t>
                    </w:r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fldChar w:fldCharType="begin"/>
                    </w:r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instrText>PAGE  \* Arabic  \* MERGEFORMAT</w:instrText>
                    </w:r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fldChar w:fldCharType="separate"/>
                    </w:r>
                    <w:r w:rsidR="00065AAD">
                      <w:rPr>
                        <w:rFonts w:cs="Tahoma"/>
                        <w:b/>
                        <w:bCs/>
                        <w:noProof/>
                        <w:lang w:val="fr-CM"/>
                      </w:rPr>
                      <w:t>8</w:t>
                    </w:r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fldChar w:fldCharType="end"/>
                    </w:r>
                    <w:r w:rsidRPr="007B790A">
                      <w:rPr>
                        <w:rFonts w:cs="Tahoma"/>
                        <w:lang w:val="fr-CM"/>
                      </w:rPr>
                      <w:t xml:space="preserve"> sur </w:t>
                    </w:r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fldChar w:fldCharType="begin"/>
                    </w:r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instrText>NUMPAGES  \* Arabic  \* MERGEFORMAT</w:instrText>
                    </w:r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fldChar w:fldCharType="separate"/>
                    </w:r>
                    <w:ins w:id="58" w:author="Jean Marc KOUM MANTSINEN" w:date="2026-07-31T16:37:00Z">
                      <w:r w:rsidR="00065AAD">
                        <w:rPr>
                          <w:rFonts w:cs="Tahoma"/>
                          <w:b/>
                          <w:bCs/>
                          <w:noProof/>
                          <w:lang w:val="fr-CM"/>
                        </w:rPr>
                        <w:t>8</w:t>
                      </w:r>
                    </w:ins>
                    <w:del w:id="59" w:author="Jean Marc KOUM MANTSINEN" w:date="2026-07-31T16:21:00Z">
                      <w:r w:rsidR="005F67C0" w:rsidDel="005F67C0">
                        <w:rPr>
                          <w:rFonts w:cs="Tahoma"/>
                          <w:b/>
                          <w:bCs/>
                          <w:noProof/>
                          <w:lang w:val="fr-CM"/>
                        </w:rPr>
                        <w:delText>8</w:delText>
                      </w:r>
                    </w:del>
                    <w:r w:rsidRPr="007B790A">
                      <w:rPr>
                        <w:rFonts w:cs="Tahoma"/>
                        <w:b/>
                        <w:bCs/>
                        <w:lang w:val="fr-CM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936" w:rsidRDefault="00DE6936" w:rsidP="00FD33FD">
      <w:pPr>
        <w:spacing w:after="0" w:line="240" w:lineRule="auto"/>
      </w:pPr>
      <w:r>
        <w:separator/>
      </w:r>
    </w:p>
  </w:footnote>
  <w:footnote w:type="continuationSeparator" w:id="0">
    <w:p w:rsidR="00DE6936" w:rsidRDefault="00DE6936" w:rsidP="00FD3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163" w:rsidRDefault="00490163" w:rsidP="00FD33FD">
    <w:pPr>
      <w:pStyle w:val="En-tte"/>
      <w:jc w:val="center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D63122" wp14:editId="3627DE5D">
              <wp:simplePos x="0" y="0"/>
              <wp:positionH relativeFrom="column">
                <wp:posOffset>-650240</wp:posOffset>
              </wp:positionH>
              <wp:positionV relativeFrom="paragraph">
                <wp:posOffset>-181610</wp:posOffset>
              </wp:positionV>
              <wp:extent cx="7082790" cy="10235565"/>
              <wp:effectExtent l="0" t="0" r="22860" b="13335"/>
              <wp:wrapNone/>
              <wp:docPr id="2" name="Arrondir un rectangle avec un coin diagon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82790" cy="10235565"/>
                      </a:xfrm>
                      <a:prstGeom prst="round2DiagRect">
                        <a:avLst>
                          <a:gd name="adj1" fmla="val 0"/>
                          <a:gd name="adj2" fmla="val 18799"/>
                        </a:avLst>
                      </a:prstGeom>
                      <a:noFill/>
                      <a:ln w="19050" cap="flat" cmpd="sng" algn="ctr">
                        <a:solidFill>
                          <a:srgbClr val="DEA900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C09FC2" id="Arrondir un rectangle avec un coin diagonal 2" o:spid="_x0000_s1026" style="position:absolute;margin-left:-51.2pt;margin-top:-14.3pt;width:557.7pt;height:80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082790,1023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" path="m,l5751296,v735364,,1331494,596130,1331494,1331494l7082790,10235565r,l1331494,10235565c596130,10235565,,9639435,,8904071l,,,xe" filled="f" strokecolor="#dea900" strokeweight="1.5pt">
              <v:stroke joinstyle="miter"/>
              <v:path arrowok="t" o:connecttype="custom" o:connectlocs="0,0;5751296,0;7082790,1331494;7082790,10235565;7082790,10235565;1331494,10235565;0,8904071;0,0;0,0" o:connectangles="0,0,0,0,0,0,0,0,0"/>
            </v:shape>
          </w:pict>
        </mc:Fallback>
      </mc:AlternateContent>
    </w:r>
    <w:r w:rsidRPr="00000B0D">
      <w:rPr>
        <w:noProof/>
        <w:lang w:eastAsia="fr-FR"/>
      </w:rPr>
      <w:drawing>
        <wp:inline distT="0" distB="0" distL="0" distR="0" wp14:anchorId="748DA512" wp14:editId="79029B7F">
          <wp:extent cx="1207135" cy="590350"/>
          <wp:effectExtent l="0" t="0" r="0" b="635"/>
          <wp:docPr id="10" name="Image 10" descr="C:\Users\cyrille1\Desktop\LMT SMS\images\logo commercialbank  couleurs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cyrille1\Desktop\LMT SMS\images\logo commercialbank  couleurs-0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5063" cy="6137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0163" w:rsidRDefault="00490163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EE3124D" wp14:editId="6841FE5E">
              <wp:simplePos x="0" y="0"/>
              <wp:positionH relativeFrom="margin">
                <wp:align>center</wp:align>
              </wp:positionH>
              <wp:positionV relativeFrom="paragraph">
                <wp:posOffset>-219710</wp:posOffset>
              </wp:positionV>
              <wp:extent cx="7082790" cy="10235565"/>
              <wp:effectExtent l="0" t="0" r="22860" b="13335"/>
              <wp:wrapNone/>
              <wp:docPr id="11" name="Arrondir un rectangle avec un coin diagonal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082790" cy="10235565"/>
                      </a:xfrm>
                      <a:prstGeom prst="round2DiagRect">
                        <a:avLst>
                          <a:gd name="adj1" fmla="val 0"/>
                          <a:gd name="adj2" fmla="val 18799"/>
                        </a:avLst>
                      </a:prstGeom>
                      <a:noFill/>
                      <a:ln w="19050" cap="flat" cmpd="sng" algn="ctr">
                        <a:solidFill>
                          <a:schemeClr val="accent4">
                            <a:lumMod val="75000"/>
                          </a:scheme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94B79A" id="Arrondir un rectangle avec un coin diagonal 2" o:spid="_x0000_s1026" style="position:absolute;margin-left:0;margin-top:-17.3pt;width:557.7pt;height:805.9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7082790,1023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" path="m,l5751296,v735364,,1331494,596130,1331494,1331494l7082790,10235565r,l1331494,10235565c596130,10235565,,9639435,,8904071l,,,xe" filled="f" strokecolor="#bf8f00 [2407]" strokeweight="1.5pt">
              <v:stroke joinstyle="miter"/>
              <v:path arrowok="t" o:connecttype="custom" o:connectlocs="0,0;5751296,0;7082790,1331494;7082790,10235565;7082790,10235565;1331494,10235565;0,8904071;0,0;0,0" o:connectangles="0,0,0,0,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A166496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5D90F9A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15138"/>
    <w:multiLevelType w:val="hybridMultilevel"/>
    <w:tmpl w:val="35B82C04"/>
    <w:lvl w:ilvl="0" w:tplc="226836A4">
      <w:start w:val="1"/>
      <w:numFmt w:val="bullet"/>
      <w:lvlText w:val="•"/>
      <w:lvlJc w:val="left"/>
      <w:pPr>
        <w:tabs>
          <w:tab w:val="num" w:pos="123"/>
        </w:tabs>
        <w:ind w:left="123" w:hanging="360"/>
      </w:pPr>
      <w:rPr>
        <w:rFonts w:ascii="Arial" w:hAnsi="Arial" w:hint="default"/>
      </w:rPr>
    </w:lvl>
    <w:lvl w:ilvl="1" w:tplc="BBC02B0A" w:tentative="1">
      <w:start w:val="1"/>
      <w:numFmt w:val="bullet"/>
      <w:lvlText w:val="•"/>
      <w:lvlJc w:val="left"/>
      <w:pPr>
        <w:tabs>
          <w:tab w:val="num" w:pos="843"/>
        </w:tabs>
        <w:ind w:left="843" w:hanging="360"/>
      </w:pPr>
      <w:rPr>
        <w:rFonts w:ascii="Arial" w:hAnsi="Arial" w:hint="default"/>
      </w:rPr>
    </w:lvl>
    <w:lvl w:ilvl="2" w:tplc="66A2B5BA" w:tentative="1">
      <w:start w:val="1"/>
      <w:numFmt w:val="bullet"/>
      <w:lvlText w:val="•"/>
      <w:lvlJc w:val="left"/>
      <w:pPr>
        <w:tabs>
          <w:tab w:val="num" w:pos="1563"/>
        </w:tabs>
        <w:ind w:left="1563" w:hanging="360"/>
      </w:pPr>
      <w:rPr>
        <w:rFonts w:ascii="Arial" w:hAnsi="Arial" w:hint="default"/>
      </w:rPr>
    </w:lvl>
    <w:lvl w:ilvl="3" w:tplc="54E42426" w:tentative="1">
      <w:start w:val="1"/>
      <w:numFmt w:val="bullet"/>
      <w:lvlText w:val="•"/>
      <w:lvlJc w:val="left"/>
      <w:pPr>
        <w:tabs>
          <w:tab w:val="num" w:pos="2283"/>
        </w:tabs>
        <w:ind w:left="2283" w:hanging="360"/>
      </w:pPr>
      <w:rPr>
        <w:rFonts w:ascii="Arial" w:hAnsi="Arial" w:hint="default"/>
      </w:rPr>
    </w:lvl>
    <w:lvl w:ilvl="4" w:tplc="496AD662" w:tentative="1">
      <w:start w:val="1"/>
      <w:numFmt w:val="bullet"/>
      <w:lvlText w:val="•"/>
      <w:lvlJc w:val="left"/>
      <w:pPr>
        <w:tabs>
          <w:tab w:val="num" w:pos="3003"/>
        </w:tabs>
        <w:ind w:left="3003" w:hanging="360"/>
      </w:pPr>
      <w:rPr>
        <w:rFonts w:ascii="Arial" w:hAnsi="Arial" w:hint="default"/>
      </w:rPr>
    </w:lvl>
    <w:lvl w:ilvl="5" w:tplc="15B64C6A" w:tentative="1">
      <w:start w:val="1"/>
      <w:numFmt w:val="bullet"/>
      <w:lvlText w:val="•"/>
      <w:lvlJc w:val="left"/>
      <w:pPr>
        <w:tabs>
          <w:tab w:val="num" w:pos="3723"/>
        </w:tabs>
        <w:ind w:left="3723" w:hanging="360"/>
      </w:pPr>
      <w:rPr>
        <w:rFonts w:ascii="Arial" w:hAnsi="Arial" w:hint="default"/>
      </w:rPr>
    </w:lvl>
    <w:lvl w:ilvl="6" w:tplc="E2C43C36" w:tentative="1">
      <w:start w:val="1"/>
      <w:numFmt w:val="bullet"/>
      <w:lvlText w:val="•"/>
      <w:lvlJc w:val="left"/>
      <w:pPr>
        <w:tabs>
          <w:tab w:val="num" w:pos="4443"/>
        </w:tabs>
        <w:ind w:left="4443" w:hanging="360"/>
      </w:pPr>
      <w:rPr>
        <w:rFonts w:ascii="Arial" w:hAnsi="Arial" w:hint="default"/>
      </w:rPr>
    </w:lvl>
    <w:lvl w:ilvl="7" w:tplc="5DD2B332" w:tentative="1">
      <w:start w:val="1"/>
      <w:numFmt w:val="bullet"/>
      <w:lvlText w:val="•"/>
      <w:lvlJc w:val="left"/>
      <w:pPr>
        <w:tabs>
          <w:tab w:val="num" w:pos="5163"/>
        </w:tabs>
        <w:ind w:left="5163" w:hanging="360"/>
      </w:pPr>
      <w:rPr>
        <w:rFonts w:ascii="Arial" w:hAnsi="Arial" w:hint="default"/>
      </w:rPr>
    </w:lvl>
    <w:lvl w:ilvl="8" w:tplc="093C8B4A" w:tentative="1">
      <w:start w:val="1"/>
      <w:numFmt w:val="bullet"/>
      <w:lvlText w:val="•"/>
      <w:lvlJc w:val="left"/>
      <w:pPr>
        <w:tabs>
          <w:tab w:val="num" w:pos="5883"/>
        </w:tabs>
        <w:ind w:left="5883" w:hanging="360"/>
      </w:pPr>
      <w:rPr>
        <w:rFonts w:ascii="Arial" w:hAnsi="Arial" w:hint="default"/>
      </w:rPr>
    </w:lvl>
  </w:abstractNum>
  <w:abstractNum w:abstractNumId="3" w15:restartNumberingAfterBreak="0">
    <w:nsid w:val="1BC33EE6"/>
    <w:multiLevelType w:val="multilevel"/>
    <w:tmpl w:val="85EE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B2CC3"/>
    <w:multiLevelType w:val="multilevel"/>
    <w:tmpl w:val="EB9A2CD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1D7D78FD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44525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671F6"/>
    <w:multiLevelType w:val="hybridMultilevel"/>
    <w:tmpl w:val="70D40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A25B60"/>
    <w:multiLevelType w:val="multilevel"/>
    <w:tmpl w:val="6C74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57AE1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166F2"/>
    <w:multiLevelType w:val="hybridMultilevel"/>
    <w:tmpl w:val="5E38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B7790F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684D83"/>
    <w:multiLevelType w:val="hybridMultilevel"/>
    <w:tmpl w:val="C9CC53B2"/>
    <w:lvl w:ilvl="0" w:tplc="040C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3" w15:restartNumberingAfterBreak="0">
    <w:nsid w:val="49F44F8B"/>
    <w:multiLevelType w:val="hybridMultilevel"/>
    <w:tmpl w:val="86E43B90"/>
    <w:lvl w:ilvl="0" w:tplc="FFB8E328">
      <w:start w:val="1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F666F3"/>
    <w:multiLevelType w:val="hybridMultilevel"/>
    <w:tmpl w:val="9132CEFA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4CA2380D"/>
    <w:multiLevelType w:val="hybridMultilevel"/>
    <w:tmpl w:val="E8D8225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6" w15:restartNumberingAfterBreak="0">
    <w:nsid w:val="500E7983"/>
    <w:multiLevelType w:val="hybridMultilevel"/>
    <w:tmpl w:val="DC148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96F91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F0F06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85160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13304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95D2C"/>
    <w:multiLevelType w:val="hybridMultilevel"/>
    <w:tmpl w:val="7C66C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C0F94"/>
    <w:multiLevelType w:val="hybridMultilevel"/>
    <w:tmpl w:val="B1988F1C"/>
    <w:lvl w:ilvl="0" w:tplc="04090001">
      <w:start w:val="1"/>
      <w:numFmt w:val="bullet"/>
      <w:lvlText w:val=""/>
      <w:lvlJc w:val="left"/>
      <w:pPr>
        <w:ind w:left="16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5" w:hanging="360"/>
      </w:pPr>
      <w:rPr>
        <w:rFonts w:ascii="Wingdings" w:hAnsi="Wingdings" w:hint="default"/>
      </w:rPr>
    </w:lvl>
  </w:abstractNum>
  <w:abstractNum w:abstractNumId="23" w15:restartNumberingAfterBreak="0">
    <w:nsid w:val="69AA618F"/>
    <w:multiLevelType w:val="hybridMultilevel"/>
    <w:tmpl w:val="D9589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C42C2"/>
    <w:multiLevelType w:val="multilevel"/>
    <w:tmpl w:val="688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64AFF"/>
    <w:multiLevelType w:val="multilevel"/>
    <w:tmpl w:val="CCBA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4"/>
  </w:num>
  <w:num w:numId="5">
    <w:abstractNumId w:val="3"/>
  </w:num>
  <w:num w:numId="6">
    <w:abstractNumId w:val="22"/>
  </w:num>
  <w:num w:numId="7">
    <w:abstractNumId w:val="15"/>
  </w:num>
  <w:num w:numId="8">
    <w:abstractNumId w:val="5"/>
  </w:num>
  <w:num w:numId="9">
    <w:abstractNumId w:val="9"/>
  </w:num>
  <w:num w:numId="10">
    <w:abstractNumId w:val="20"/>
  </w:num>
  <w:num w:numId="11">
    <w:abstractNumId w:val="11"/>
  </w:num>
  <w:num w:numId="12">
    <w:abstractNumId w:val="1"/>
  </w:num>
  <w:num w:numId="13">
    <w:abstractNumId w:val="6"/>
  </w:num>
  <w:num w:numId="14">
    <w:abstractNumId w:val="17"/>
  </w:num>
  <w:num w:numId="15">
    <w:abstractNumId w:val="18"/>
  </w:num>
  <w:num w:numId="16">
    <w:abstractNumId w:val="14"/>
  </w:num>
  <w:num w:numId="17">
    <w:abstractNumId w:val="10"/>
  </w:num>
  <w:num w:numId="18">
    <w:abstractNumId w:val="7"/>
  </w:num>
  <w:num w:numId="19">
    <w:abstractNumId w:val="23"/>
  </w:num>
  <w:num w:numId="20">
    <w:abstractNumId w:val="21"/>
  </w:num>
  <w:num w:numId="21">
    <w:abstractNumId w:val="16"/>
  </w:num>
  <w:num w:numId="22">
    <w:abstractNumId w:val="24"/>
  </w:num>
  <w:num w:numId="23">
    <w:abstractNumId w:val="19"/>
  </w:num>
  <w:num w:numId="24">
    <w:abstractNumId w:val="25"/>
  </w:num>
  <w:num w:numId="25">
    <w:abstractNumId w:val="8"/>
  </w:num>
  <w:num w:numId="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ean Marc KOUM MANTSINEN">
    <w15:presenceInfo w15:providerId="AD" w15:userId="S-1-5-21-1827614653-721571651-3662259858-122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trackRevision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3FD"/>
    <w:rsid w:val="00065AAD"/>
    <w:rsid w:val="000B2177"/>
    <w:rsid w:val="000D52DC"/>
    <w:rsid w:val="00136C8A"/>
    <w:rsid w:val="00182A8B"/>
    <w:rsid w:val="00490163"/>
    <w:rsid w:val="004C7C9B"/>
    <w:rsid w:val="00513D08"/>
    <w:rsid w:val="0057784F"/>
    <w:rsid w:val="005D6E0A"/>
    <w:rsid w:val="005F67C0"/>
    <w:rsid w:val="0074420C"/>
    <w:rsid w:val="0081239F"/>
    <w:rsid w:val="008430EF"/>
    <w:rsid w:val="008777EF"/>
    <w:rsid w:val="008C28FB"/>
    <w:rsid w:val="008F5F8B"/>
    <w:rsid w:val="00A451C0"/>
    <w:rsid w:val="00A56F2A"/>
    <w:rsid w:val="00A72867"/>
    <w:rsid w:val="00C17788"/>
    <w:rsid w:val="00C83912"/>
    <w:rsid w:val="00CA203D"/>
    <w:rsid w:val="00CC1D8F"/>
    <w:rsid w:val="00DE6936"/>
    <w:rsid w:val="00EB2922"/>
    <w:rsid w:val="00EB5423"/>
    <w:rsid w:val="00FD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0367EC"/>
  <w15:chartTrackingRefBased/>
  <w15:docId w15:val="{3D8EDF3C-9A75-4D45-A447-D83CAC2F6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33FD"/>
    <w:rPr>
      <w:rFonts w:ascii="Tahoma" w:hAnsi="Tahoma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D33FD"/>
    <w:pPr>
      <w:keepNext/>
      <w:keepLines/>
      <w:spacing w:before="240" w:after="0"/>
      <w:outlineLvl w:val="0"/>
    </w:pPr>
    <w:rPr>
      <w:rFonts w:eastAsiaTheme="majorEastAsia" w:cstheme="majorBidi"/>
      <w:color w:val="BF8F00" w:themeColor="accent4" w:themeShade="BF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2A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B54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33FD"/>
    <w:rPr>
      <w:rFonts w:ascii="Tahoma" w:eastAsiaTheme="majorEastAsia" w:hAnsi="Tahoma" w:cstheme="majorBidi"/>
      <w:color w:val="BF8F00" w:themeColor="accent4" w:themeShade="BF"/>
      <w:sz w:val="40"/>
      <w:szCs w:val="32"/>
    </w:rPr>
  </w:style>
  <w:style w:type="table" w:styleId="Grilledutableau">
    <w:name w:val="Table Grid"/>
    <w:basedOn w:val="TableauNormal"/>
    <w:uiPriority w:val="39"/>
    <w:rsid w:val="00FD3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FD33FD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D33FD"/>
    <w:rPr>
      <w:color w:val="0000FF"/>
      <w:u w:val="singl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FD33FD"/>
    <w:rPr>
      <w:rFonts w:ascii="Tahoma" w:hAnsi="Tahoma"/>
      <w:sz w:val="24"/>
    </w:rPr>
  </w:style>
  <w:style w:type="paragraph" w:styleId="TM1">
    <w:name w:val="toc 1"/>
    <w:basedOn w:val="Normal"/>
    <w:next w:val="Normal"/>
    <w:autoRedefine/>
    <w:uiPriority w:val="39"/>
    <w:unhideWhenUsed/>
    <w:rsid w:val="00FD33FD"/>
    <w:pPr>
      <w:spacing w:after="100"/>
    </w:pPr>
  </w:style>
  <w:style w:type="paragraph" w:styleId="En-tte">
    <w:name w:val="header"/>
    <w:basedOn w:val="Normal"/>
    <w:link w:val="En-tteCar"/>
    <w:uiPriority w:val="99"/>
    <w:unhideWhenUsed/>
    <w:rsid w:val="00FD33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33FD"/>
    <w:rPr>
      <w:rFonts w:ascii="Tahoma" w:hAnsi="Tahoma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FD33F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33FD"/>
    <w:rPr>
      <w:rFonts w:ascii="Tahoma" w:hAnsi="Tahoma"/>
      <w:sz w:val="24"/>
    </w:rPr>
  </w:style>
  <w:style w:type="paragraph" w:styleId="NormalWeb">
    <w:name w:val="Normal (Web)"/>
    <w:basedOn w:val="Normal"/>
    <w:uiPriority w:val="99"/>
    <w:unhideWhenUsed/>
    <w:rsid w:val="004C7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182A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EB54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0B2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  <w:style w:type="character" w:styleId="lev">
    <w:name w:val="Strong"/>
    <w:basedOn w:val="Policepardfaut"/>
    <w:uiPriority w:val="22"/>
    <w:qFormat/>
    <w:rsid w:val="00513D08"/>
    <w:rPr>
      <w:b/>
      <w:bCs/>
    </w:rPr>
  </w:style>
  <w:style w:type="paragraph" w:customStyle="1" w:styleId="Compact">
    <w:name w:val="Compact"/>
    <w:basedOn w:val="Corpsdetexte"/>
    <w:qFormat/>
    <w:rsid w:val="005F67C0"/>
    <w:pPr>
      <w:spacing w:before="36" w:after="36" w:line="240" w:lineRule="auto"/>
    </w:pPr>
    <w:rPr>
      <w:rFonts w:asciiTheme="minorHAnsi" w:hAnsiTheme="minorHAnsi"/>
      <w:szCs w:val="24"/>
      <w:lang w:val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5F67C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5F67C0"/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6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3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19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04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21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11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1</Pages>
  <Words>1164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Yvan Kuntz TJOL</dc:creator>
  <cp:keywords/>
  <dc:description/>
  <cp:lastModifiedBy>cbc</cp:lastModifiedBy>
  <cp:revision>1</cp:revision>
  <dcterms:created xsi:type="dcterms:W3CDTF">2023-07-03T08:54:00Z</dcterms:created>
  <dcterms:modified xsi:type="dcterms:W3CDTF">2026-07-30T10:14:00Z</dcterms:modified>
</cp:coreProperties>
</file>